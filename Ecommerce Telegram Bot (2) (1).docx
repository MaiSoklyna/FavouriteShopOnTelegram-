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1700.7874015748034" w:right="2160" w:firstLine="720"/>
        <w:jc w:val="center"/>
        <w:rPr>
          <w:sz w:val="28"/>
          <w:szCs w:val="28"/>
        </w:rPr>
      </w:pPr>
      <w:r w:rsidDel="00000000" w:rsidR="00000000" w:rsidRPr="00000000">
        <w:rPr>
          <w:sz w:val="22"/>
          <w:szCs w:val="22"/>
        </w:rPr>
        <w:drawing>
          <wp:inline distB="19050" distT="19050" distL="19050" distR="19050">
            <wp:extent cx="938213" cy="953468"/>
            <wp:effectExtent b="0" l="0" r="0" t="0"/>
            <wp:docPr id="6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38213" cy="953468"/>
                    </a:xfrm>
                    <a:prstGeom prst="rect"/>
                    <a:ln/>
                  </pic:spPr>
                </pic:pic>
              </a:graphicData>
            </a:graphic>
          </wp:inline>
        </w:drawing>
      </w:r>
      <w:r w:rsidDel="00000000" w:rsidR="00000000" w:rsidRPr="00000000">
        <w:rPr>
          <w:sz w:val="28"/>
          <w:szCs w:val="28"/>
        </w:rPr>
        <w:drawing>
          <wp:inline distB="19050" distT="19050" distL="19050" distR="19050">
            <wp:extent cx="947738" cy="947738"/>
            <wp:effectExtent b="0" l="0" r="0" t="0"/>
            <wp:docPr id="7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947738" cy="947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left"/>
        <w:rPr/>
      </w:pPr>
      <w:r w:rsidDel="00000000" w:rsidR="00000000" w:rsidRPr="00000000">
        <w:rPr>
          <w:rtl w:val="0"/>
        </w:rPr>
      </w:r>
    </w:p>
    <w:p w:rsidR="00000000" w:rsidDel="00000000" w:rsidP="00000000" w:rsidRDefault="00000000" w:rsidRPr="00000000" w14:paraId="00000003">
      <w:pPr>
        <w:spacing w:after="0" w:line="276" w:lineRule="auto"/>
        <w:ind w:left="0" w:firstLine="0"/>
        <w:jc w:val="left"/>
        <w:rPr/>
      </w:pPr>
      <w:r w:rsidDel="00000000" w:rsidR="00000000" w:rsidRPr="00000000">
        <w:rPr>
          <w:rtl w:val="0"/>
        </w:rPr>
      </w:r>
    </w:p>
    <w:p w:rsidR="00000000" w:rsidDel="00000000" w:rsidP="00000000" w:rsidRDefault="00000000" w:rsidRPr="00000000" w14:paraId="00000004">
      <w:pPr>
        <w:pStyle w:val="Subtitle"/>
        <w:rPr/>
      </w:pPr>
      <w:bookmarkStart w:colFirst="0" w:colLast="0" w:name="_heading=h.q3owmc3pj108" w:id="0"/>
      <w:bookmarkEnd w:id="0"/>
      <w:r w:rsidDel="00000000" w:rsidR="00000000" w:rsidRPr="00000000">
        <w:rPr>
          <w:sz w:val="34"/>
          <w:szCs w:val="34"/>
          <w:rtl w:val="0"/>
        </w:rPr>
        <w:t xml:space="preserve">Project Name</w:t>
      </w:r>
      <w:r w:rsidDel="00000000" w:rsidR="00000000" w:rsidRPr="00000000">
        <w:rPr>
          <w:rtl w:val="0"/>
        </w:rPr>
      </w:r>
    </w:p>
    <w:p w:rsidR="00000000" w:rsidDel="00000000" w:rsidP="00000000" w:rsidRDefault="00000000" w:rsidRPr="00000000" w14:paraId="00000005">
      <w:pPr>
        <w:pStyle w:val="Subtitle"/>
        <w:rPr>
          <w:sz w:val="34"/>
          <w:szCs w:val="34"/>
        </w:rPr>
      </w:pPr>
      <w:r w:rsidDel="00000000" w:rsidR="00000000" w:rsidRPr="00000000">
        <w:rPr>
          <w:sz w:val="34"/>
          <w:szCs w:val="34"/>
          <w:rtl w:val="0"/>
        </w:rPr>
        <w:t xml:space="preserve">Project Practicum</w:t>
      </w:r>
    </w:p>
    <w:p w:rsidR="00000000" w:rsidDel="00000000" w:rsidP="00000000" w:rsidRDefault="00000000" w:rsidRPr="00000000" w14:paraId="00000006">
      <w:pPr>
        <w:pStyle w:val="Subtitle"/>
        <w:rPr/>
      </w:pPr>
      <w:r w:rsidDel="00000000" w:rsidR="00000000" w:rsidRPr="00000000">
        <w:rPr>
          <w:rtl w:val="0"/>
        </w:rPr>
      </w:r>
    </w:p>
    <w:p w:rsidR="00000000" w:rsidDel="00000000" w:rsidP="00000000" w:rsidRDefault="00000000" w:rsidRPr="00000000" w14:paraId="00000007">
      <w:pPr>
        <w:pStyle w:val="Subtitle"/>
        <w:rPr/>
      </w:pPr>
      <w:r w:rsidDel="00000000" w:rsidR="00000000" w:rsidRPr="00000000">
        <w:rPr>
          <w:rtl w:val="0"/>
        </w:rPr>
        <w:t xml:space="preserve">Submitted By</w:t>
      </w:r>
    </w:p>
    <w:p w:rsidR="00000000" w:rsidDel="00000000" w:rsidP="00000000" w:rsidRDefault="00000000" w:rsidRPr="00000000" w14:paraId="00000008">
      <w:pPr>
        <w:spacing w:line="120" w:lineRule="auto"/>
        <w:jc w:val="center"/>
        <w:rPr>
          <w:sz w:val="28"/>
          <w:szCs w:val="28"/>
        </w:rPr>
      </w:pPr>
      <w:r w:rsidDel="00000000" w:rsidR="00000000" w:rsidRPr="00000000">
        <w:rPr>
          <w:rtl w:val="0"/>
        </w:rPr>
      </w:r>
    </w:p>
    <w:p w:rsidR="00000000" w:rsidDel="00000000" w:rsidP="00000000" w:rsidRDefault="00000000" w:rsidRPr="00000000" w14:paraId="00000009">
      <w:pPr>
        <w:spacing w:line="120" w:lineRule="auto"/>
        <w:jc w:val="center"/>
        <w:rPr>
          <w:sz w:val="28"/>
          <w:szCs w:val="28"/>
        </w:rPr>
      </w:pPr>
      <w:r w:rsidDel="00000000" w:rsidR="00000000" w:rsidRPr="00000000">
        <w:rPr>
          <w:sz w:val="28"/>
          <w:szCs w:val="28"/>
          <w:rtl w:val="0"/>
        </w:rPr>
        <w:t xml:space="preserve">MAI SOKLYNA</w:t>
      </w:r>
    </w:p>
    <w:p w:rsidR="00000000" w:rsidDel="00000000" w:rsidP="00000000" w:rsidRDefault="00000000" w:rsidRPr="00000000" w14:paraId="0000000A">
      <w:pPr>
        <w:spacing w:line="120" w:lineRule="auto"/>
        <w:jc w:val="center"/>
        <w:rPr>
          <w:sz w:val="28"/>
          <w:szCs w:val="28"/>
        </w:rPr>
      </w:pPr>
      <w:r w:rsidDel="00000000" w:rsidR="00000000" w:rsidRPr="00000000">
        <w:rPr>
          <w:rtl w:val="0"/>
        </w:rPr>
      </w:r>
    </w:p>
    <w:p w:rsidR="00000000" w:rsidDel="00000000" w:rsidP="00000000" w:rsidRDefault="00000000" w:rsidRPr="00000000" w14:paraId="0000000B">
      <w:pPr>
        <w:pStyle w:val="Subtitle"/>
        <w:spacing w:before="480" w:lineRule="auto"/>
        <w:rPr/>
      </w:pPr>
      <w:bookmarkStart w:colFirst="0" w:colLast="0" w:name="_heading=h.gjdgxs" w:id="1"/>
      <w:bookmarkEnd w:id="1"/>
      <w:r w:rsidDel="00000000" w:rsidR="00000000" w:rsidRPr="00000000">
        <w:rPr>
          <w:rtl w:val="0"/>
        </w:rPr>
        <w:t xml:space="preserve">Supervisor</w:t>
      </w:r>
    </w:p>
    <w:p w:rsidR="00000000" w:rsidDel="00000000" w:rsidP="00000000" w:rsidRDefault="00000000" w:rsidRPr="00000000" w14:paraId="0000000C">
      <w:pPr>
        <w:pStyle w:val="Subtitle"/>
        <w:spacing w:before="480" w:lineRule="auto"/>
        <w:rPr>
          <w:sz w:val="28"/>
          <w:szCs w:val="28"/>
        </w:rPr>
      </w:pPr>
      <w:bookmarkStart w:colFirst="0" w:colLast="0" w:name="_heading=h.i8uvws2qytus" w:id="2"/>
      <w:bookmarkEnd w:id="2"/>
      <w:r w:rsidDel="00000000" w:rsidR="00000000" w:rsidRPr="00000000">
        <w:rPr>
          <w:sz w:val="28"/>
          <w:szCs w:val="28"/>
          <w:rtl w:val="0"/>
        </w:rPr>
        <w:t xml:space="preserve">TOUCH NGUONCHHAY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120" w:lineRule="auto"/>
        <w:jc w:val="left"/>
        <w:rPr>
          <w:sz w:val="36"/>
          <w:szCs w:val="36"/>
        </w:rPr>
      </w:pPr>
      <w:r w:rsidDel="00000000" w:rsidR="00000000" w:rsidRPr="00000000">
        <w:rPr>
          <w:rtl w:val="0"/>
        </w:rPr>
      </w:r>
    </w:p>
    <w:p w:rsidR="00000000" w:rsidDel="00000000" w:rsidP="00000000" w:rsidRDefault="00000000" w:rsidRPr="00000000" w14:paraId="0000000F">
      <w:pPr>
        <w:spacing w:before="120" w:lineRule="auto"/>
        <w:jc w:val="center"/>
        <w:rPr>
          <w:sz w:val="28"/>
          <w:szCs w:val="28"/>
        </w:rPr>
      </w:pPr>
      <w:r w:rsidDel="00000000" w:rsidR="00000000" w:rsidRPr="00000000">
        <w:rPr>
          <w:sz w:val="28"/>
          <w:szCs w:val="28"/>
          <w:rtl w:val="0"/>
        </w:rPr>
        <w:t xml:space="preserve">Faculty of Engineering</w:t>
      </w:r>
    </w:p>
    <w:p w:rsidR="00000000" w:rsidDel="00000000" w:rsidP="00000000" w:rsidRDefault="00000000" w:rsidRPr="00000000" w14:paraId="00000010">
      <w:pPr>
        <w:spacing w:before="120" w:lineRule="auto"/>
        <w:jc w:val="center"/>
        <w:rPr>
          <w:sz w:val="28"/>
          <w:szCs w:val="28"/>
        </w:rPr>
      </w:pPr>
      <w:r w:rsidDel="00000000" w:rsidR="00000000" w:rsidRPr="00000000">
        <w:rPr>
          <w:sz w:val="28"/>
          <w:szCs w:val="28"/>
          <w:rtl w:val="0"/>
        </w:rPr>
        <w:t xml:space="preserve">Royal University of Phnom Penh</w:t>
      </w:r>
    </w:p>
    <w:p w:rsidR="00000000" w:rsidDel="00000000" w:rsidP="00000000" w:rsidRDefault="00000000" w:rsidRPr="00000000" w14:paraId="00000011">
      <w:pPr>
        <w:spacing w:before="120" w:lineRule="auto"/>
        <w:jc w:val="center"/>
        <w:rPr>
          <w:sz w:val="28"/>
          <w:szCs w:val="28"/>
        </w:rPr>
      </w:pPr>
      <w:r w:rsidDel="00000000" w:rsidR="00000000" w:rsidRPr="00000000">
        <w:rPr>
          <w:sz w:val="28"/>
          <w:szCs w:val="28"/>
          <w:rtl w:val="0"/>
        </w:rPr>
        <w:t xml:space="preserve">Submit Date: 28 January 2026</w:t>
      </w:r>
    </w:p>
    <w:p w:rsidR="00000000" w:rsidDel="00000000" w:rsidP="00000000" w:rsidRDefault="00000000" w:rsidRPr="00000000" w14:paraId="00000012">
      <w:pPr>
        <w:jc w:val="left"/>
        <w:rPr>
          <w:sz w:val="28"/>
          <w:szCs w:val="28"/>
        </w:rPr>
      </w:pPr>
      <w:bookmarkStart w:colFirst="0" w:colLast="0" w:name="_heading=h.1fob9te" w:id="3"/>
      <w:bookmarkEnd w:id="3"/>
      <w:r w:rsidDel="00000000" w:rsidR="00000000" w:rsidRPr="00000000">
        <w:rPr>
          <w:rtl w:val="0"/>
        </w:rPr>
      </w:r>
    </w:p>
    <w:p w:rsidR="00000000" w:rsidDel="00000000" w:rsidP="00000000" w:rsidRDefault="00000000" w:rsidRPr="00000000" w14:paraId="00000013">
      <w:pPr>
        <w:spacing w:line="360" w:lineRule="auto"/>
        <w:ind w:left="0" w:firstLine="0"/>
        <w:rPr/>
      </w:pPr>
      <w:r w:rsidDel="00000000" w:rsidR="00000000" w:rsidRPr="00000000">
        <w:rPr>
          <w:rtl w:val="0"/>
        </w:rPr>
      </w:r>
    </w:p>
    <w:p w:rsidR="00000000" w:rsidDel="00000000" w:rsidP="00000000" w:rsidRDefault="00000000" w:rsidRPr="00000000" w14:paraId="00000014">
      <w:pPr>
        <w:spacing w:line="360" w:lineRule="auto"/>
        <w:ind w:firstLine="720"/>
        <w:rPr/>
      </w:pPr>
      <w:r w:rsidDel="00000000" w:rsidR="00000000" w:rsidRPr="00000000">
        <w:rPr>
          <w:rtl w:val="0"/>
        </w:rPr>
      </w:r>
    </w:p>
    <w:p w:rsidR="00000000" w:rsidDel="00000000" w:rsidP="00000000" w:rsidRDefault="00000000" w:rsidRPr="00000000" w14:paraId="00000015">
      <w:pPr>
        <w:spacing w:line="360" w:lineRule="auto"/>
        <w:ind w:left="0" w:firstLine="0"/>
        <w:rPr/>
      </w:pPr>
      <w:r w:rsidDel="00000000" w:rsidR="00000000" w:rsidRPr="00000000">
        <w:rPr>
          <w:rtl w:val="0"/>
        </w:rPr>
      </w:r>
    </w:p>
    <w:p w:rsidR="00000000" w:rsidDel="00000000" w:rsidP="00000000" w:rsidRDefault="00000000" w:rsidRPr="00000000" w14:paraId="00000016">
      <w:pPr>
        <w:pStyle w:val="Heading1"/>
        <w:tabs>
          <w:tab w:val="left" w:leader="none" w:pos="540"/>
          <w:tab w:val="left" w:leader="none" w:pos="540"/>
          <w:tab w:val="left" w:leader="none" w:pos="540"/>
          <w:tab w:val="left" w:leader="none" w:pos="540"/>
          <w:tab w:val="left" w:leader="none" w:pos="540"/>
        </w:tabs>
        <w:ind w:left="0" w:firstLine="0"/>
        <w:jc w:val="center"/>
        <w:rPr/>
      </w:pPr>
      <w:bookmarkStart w:colFirst="0" w:colLast="0" w:name="_heading=h.3dy6vkm" w:id="4"/>
      <w:bookmarkEnd w:id="4"/>
      <w:r w:rsidDel="00000000" w:rsidR="00000000" w:rsidRPr="00000000">
        <w:rPr>
          <w:rtl w:val="0"/>
        </w:rPr>
        <w:t xml:space="preserve">Acknowledgment</w:t>
      </w:r>
    </w:p>
    <w:p w:rsidR="00000000" w:rsidDel="00000000" w:rsidP="00000000" w:rsidRDefault="00000000" w:rsidRPr="00000000" w14:paraId="00000017">
      <w:pPr>
        <w:spacing w:before="240" w:line="360" w:lineRule="auto"/>
        <w:rPr/>
      </w:pPr>
      <w:r w:rsidDel="00000000" w:rsidR="00000000" w:rsidRPr="00000000">
        <w:rPr>
          <w:rtl w:val="0"/>
        </w:rPr>
        <w:t xml:space="preserve">I would like to express my sincere gratitude to all those who have contributed to the successful completion of this Project Practicum.</w:t>
      </w:r>
    </w:p>
    <w:p w:rsidR="00000000" w:rsidDel="00000000" w:rsidP="00000000" w:rsidRDefault="00000000" w:rsidRPr="00000000" w14:paraId="00000018">
      <w:pPr>
        <w:spacing w:before="240" w:line="360" w:lineRule="auto"/>
        <w:rPr/>
      </w:pPr>
      <w:r w:rsidDel="00000000" w:rsidR="00000000" w:rsidRPr="00000000">
        <w:rPr>
          <w:rtl w:val="0"/>
        </w:rPr>
        <w:t xml:space="preserve">First and foremost, I would like to thank my supervisor, Mr. TOUCH NGUONCHHAY, for his valuable guidance, continuous support, and constructive feedback throughout the development of this project. His expertise, encouragement, and patience played an essential role in helping me complete this practicum successfully.</w:t>
      </w:r>
    </w:p>
    <w:p w:rsidR="00000000" w:rsidDel="00000000" w:rsidP="00000000" w:rsidRDefault="00000000" w:rsidRPr="00000000" w14:paraId="00000019">
      <w:pPr>
        <w:spacing w:before="240" w:line="360" w:lineRule="auto"/>
        <w:rPr/>
      </w:pPr>
      <w:r w:rsidDel="00000000" w:rsidR="00000000" w:rsidRPr="00000000">
        <w:rPr>
          <w:rtl w:val="0"/>
        </w:rPr>
        <w:t xml:space="preserve">I also extend my sincere appreciation to the Faculty of Engineering, Royal University of Phnom Penh, for providing the academic environment, facilities, and resources necessary for carrying out this project.</w:t>
      </w:r>
    </w:p>
    <w:p w:rsidR="00000000" w:rsidDel="00000000" w:rsidP="00000000" w:rsidRDefault="00000000" w:rsidRPr="00000000" w14:paraId="0000001A">
      <w:pPr>
        <w:spacing w:before="240" w:line="360" w:lineRule="auto"/>
        <w:rPr/>
      </w:pPr>
      <w:r w:rsidDel="00000000" w:rsidR="00000000" w:rsidRPr="00000000">
        <w:rPr>
          <w:rtl w:val="0"/>
        </w:rPr>
        <w:t xml:space="preserve">Furthermore, I would like to thank my peers and classmates for their cooperation, ideas, and moral support during the project period. Finally, I am deeply grateful to my family for their constant encouragement, understanding, and support throughout my studies.</w:t>
      </w:r>
    </w:p>
    <w:p w:rsidR="00000000" w:rsidDel="00000000" w:rsidP="00000000" w:rsidRDefault="00000000" w:rsidRPr="00000000" w14:paraId="0000001B">
      <w:pPr>
        <w:spacing w:before="240" w:line="360" w:lineRule="auto"/>
        <w:rPr/>
      </w:pPr>
      <w:r w:rsidDel="00000000" w:rsidR="00000000" w:rsidRPr="00000000">
        <w:rPr>
          <w:rtl w:val="0"/>
        </w:rPr>
        <w:t xml:space="preserve">This project would not have been possible without the support and contributions of all those mentioned above.</w:t>
      </w:r>
    </w:p>
    <w:p w:rsidR="00000000" w:rsidDel="00000000" w:rsidP="00000000" w:rsidRDefault="00000000" w:rsidRPr="00000000" w14:paraId="0000001C">
      <w:pPr>
        <w:spacing w:line="360" w:lineRule="auto"/>
        <w:rPr/>
      </w:pPr>
      <w:r w:rsidDel="00000000" w:rsidR="00000000" w:rsidRPr="00000000">
        <w:rPr>
          <w:rtl w:val="0"/>
        </w:rPr>
        <w:tab/>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widowControl w:val="0"/>
        <w:tabs>
          <w:tab w:val="left" w:leader="none" w:pos="540"/>
          <w:tab w:val="left" w:leader="none" w:pos="540"/>
          <w:tab w:val="left" w:leader="none" w:pos="540"/>
          <w:tab w:val="left" w:leader="none" w:pos="540"/>
          <w:tab w:val="left" w:leader="none" w:pos="540"/>
        </w:tabs>
        <w:spacing w:after="0" w:line="276" w:lineRule="auto"/>
        <w:ind w:firstLine="0"/>
        <w:jc w:val="left"/>
        <w:rPr/>
      </w:pPr>
      <w:bookmarkStart w:colFirst="0" w:colLast="0" w:name="_heading=h.17dp8vu" w:id="5"/>
      <w:bookmarkEnd w:id="5"/>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widowControl w:val="0"/>
        <w:tabs>
          <w:tab w:val="left" w:leader="none" w:pos="540"/>
          <w:tab w:val="left" w:leader="none" w:pos="540"/>
          <w:tab w:val="left" w:leader="none" w:pos="540"/>
          <w:tab w:val="left" w:leader="none" w:pos="540"/>
          <w:tab w:val="left" w:leader="none" w:pos="540"/>
        </w:tabs>
        <w:spacing w:after="0" w:line="276" w:lineRule="auto"/>
        <w:ind w:firstLine="0"/>
        <w:jc w:val="center"/>
        <w:rPr/>
      </w:pPr>
      <w:bookmarkStart w:colFirst="0" w:colLast="0" w:name="_heading=h.3rdcrjn" w:id="6"/>
      <w:bookmarkEnd w:id="6"/>
      <w:r w:rsidDel="00000000" w:rsidR="00000000" w:rsidRPr="00000000">
        <w:rPr>
          <w:rtl w:val="0"/>
        </w:rPr>
        <w:t xml:space="preserve">Table of Contents</w:t>
      </w:r>
    </w:p>
    <w:p w:rsidR="00000000" w:rsidDel="00000000" w:rsidP="00000000" w:rsidRDefault="00000000" w:rsidRPr="00000000" w14:paraId="00000025">
      <w:pPr>
        <w:widowControl w:val="0"/>
        <w:spacing w:after="0" w:line="276" w:lineRule="auto"/>
        <w:jc w:val="left"/>
        <w:rPr>
          <w:b w:val="1"/>
          <w:bCs w:val="1"/>
          <w:sz w:val="23"/>
          <w:szCs w:val="23"/>
        </w:rPr>
      </w:pPr>
      <w:r w:rsidDel="00000000" w:rsidR="00000000" w:rsidRPr="00000000">
        <w:rPr>
          <w:rtl w:val="0"/>
        </w:rPr>
      </w:r>
    </w:p>
    <w:sdt>
      <w:sdtPr>
        <w:id w:val="-1710484466"/>
        <w:docPartObj>
          <w:docPartGallery w:val="Table of Contents"/>
          <w:docPartUnique w:val="1"/>
        </w:docPartObj>
      </w:sdtPr>
      <w:sdtContent>
        <w:p w:rsidR="00000000" w:rsidDel="00000000" w:rsidP="00000000" w:rsidRDefault="00000000" w:rsidRPr="00000000" w14:paraId="00000026">
          <w:pPr>
            <w:tabs>
              <w:tab w:val="right" w:leader="none" w:pos="8640"/>
            </w:tabs>
            <w:spacing w:before="200" w:line="240" w:lineRule="auto"/>
            <w:ind w:left="0" w:firstLine="0"/>
            <w:rPr>
              <w:b w:val="1"/>
              <w:bCs w:val="1"/>
              <w:i w:val="0"/>
              <w:iCs w:val="0"/>
              <w:smallCaps w:val="0"/>
              <w:strike w:val="0"/>
              <w:sz w:val="23"/>
              <w:szCs w:val="23"/>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b w:val="1"/>
                <w:bCs w:val="1"/>
                <w:i w:val="0"/>
                <w:iCs w:val="0"/>
                <w:smallCaps w:val="0"/>
                <w:strike w:val="0"/>
                <w:sz w:val="23"/>
                <w:szCs w:val="23"/>
                <w:u w:val="none"/>
                <w:shd w:fill="auto" w:val="clear"/>
                <w:vertAlign w:val="baseline"/>
                <w:rtl w:val="0"/>
              </w:rPr>
              <w:t xml:space="preserve">Acknowledgment</w:t>
            </w:r>
          </w:hyperlink>
          <w:r w:rsidDel="00000000" w:rsidR="00000000" w:rsidRPr="00000000">
            <w:rPr>
              <w:b w:val="1"/>
              <w:bCs w:val="1"/>
              <w:i w:val="0"/>
              <w:iCs w:val="0"/>
              <w:smallCaps w:val="0"/>
              <w:strike w:val="0"/>
              <w:sz w:val="23"/>
              <w:szCs w:val="23"/>
              <w:u w:val="none"/>
              <w:shd w:fill="auto" w:val="clear"/>
              <w:vertAlign w:val="baseline"/>
              <w:rtl w:val="0"/>
            </w:rPr>
            <w:tab/>
          </w:r>
        </w:p>
        <w:p w:rsidR="00000000" w:rsidDel="00000000" w:rsidP="00000000" w:rsidRDefault="00000000" w:rsidRPr="00000000" w14:paraId="00000027">
          <w:pPr>
            <w:tabs>
              <w:tab w:val="right" w:leader="none" w:pos="8640"/>
            </w:tabs>
            <w:spacing w:before="200" w:line="240" w:lineRule="auto"/>
            <w:ind w:left="0" w:firstLine="0"/>
            <w:rPr>
              <w:b w:val="1"/>
              <w:bCs w:val="1"/>
              <w:i w:val="0"/>
              <w:iCs w:val="0"/>
              <w:smallCaps w:val="0"/>
              <w:strike w:val="0"/>
              <w:sz w:val="24"/>
              <w:szCs w:val="24"/>
              <w:u w:val="none"/>
              <w:shd w:fill="auto" w:val="clear"/>
              <w:vertAlign w:val="baseline"/>
            </w:rPr>
          </w:pPr>
          <w:hyperlink w:anchor="_heading=h.3rdcrjn">
            <w:r w:rsidDel="00000000" w:rsidR="00000000" w:rsidRPr="00000000">
              <w:rPr>
                <w:b w:val="1"/>
                <w:bCs w:val="1"/>
                <w:i w:val="0"/>
                <w:iCs w:val="0"/>
                <w:smallCaps w:val="0"/>
                <w:strike w:val="0"/>
                <w:sz w:val="24"/>
                <w:szCs w:val="24"/>
                <w:u w:val="none"/>
                <w:shd w:fill="auto" w:val="clear"/>
                <w:vertAlign w:val="baseline"/>
                <w:rtl w:val="0"/>
              </w:rPr>
              <w:t xml:space="preserve">Table of Contents</w:t>
            </w:r>
          </w:hyperlink>
          <w:r w:rsidDel="00000000" w:rsidR="00000000" w:rsidRPr="00000000">
            <w:rPr>
              <w:b w:val="1"/>
              <w:bCs w:val="1"/>
              <w:i w:val="0"/>
              <w:iCs w:val="0"/>
              <w:smallCaps w:val="0"/>
              <w:strike w:val="0"/>
              <w:sz w:val="24"/>
              <w:szCs w:val="24"/>
              <w:u w:val="none"/>
              <w:shd w:fill="auto" w:val="clear"/>
              <w:vertAlign w:val="baseline"/>
              <w:rtl w:val="0"/>
            </w:rPr>
            <w:tab/>
          </w:r>
        </w:p>
        <w:p w:rsidR="00000000" w:rsidDel="00000000" w:rsidP="00000000" w:rsidRDefault="00000000" w:rsidRPr="00000000" w14:paraId="00000028">
          <w:pPr>
            <w:tabs>
              <w:tab w:val="right" w:leader="none" w:pos="8640"/>
            </w:tabs>
            <w:spacing w:before="200" w:line="240" w:lineRule="auto"/>
            <w:ind w:left="0" w:firstLine="0"/>
            <w:rPr>
              <w:b w:val="1"/>
              <w:bCs w:val="1"/>
              <w:i w:val="0"/>
              <w:iCs w:val="0"/>
              <w:smallCaps w:val="0"/>
              <w:strike w:val="0"/>
              <w:sz w:val="24"/>
              <w:szCs w:val="24"/>
              <w:shd w:fill="auto" w:val="clear"/>
              <w:vertAlign w:val="baseline"/>
            </w:rPr>
          </w:pPr>
          <w:hyperlink w:anchor="_heading=h.35nkun2">
            <w:r w:rsidDel="00000000" w:rsidR="00000000" w:rsidRPr="00000000">
              <w:rPr>
                <w:b w:val="1"/>
                <w:bCs w:val="1"/>
                <w:i w:val="0"/>
                <w:iCs w:val="0"/>
                <w:smallCaps w:val="0"/>
                <w:strike w:val="0"/>
                <w:sz w:val="24"/>
                <w:szCs w:val="24"/>
                <w:u w:val="none"/>
                <w:shd w:fill="auto" w:val="clear"/>
                <w:vertAlign w:val="baseline"/>
                <w:rtl w:val="0"/>
              </w:rPr>
              <w:t xml:space="preserve">1. Introduction</w:t>
            </w:r>
          </w:hyperlink>
          <w:r w:rsidDel="00000000" w:rsidR="00000000" w:rsidRPr="00000000">
            <w:rPr>
              <w:b w:val="1"/>
              <w:bCs w:val="1"/>
              <w:rtl w:val="0"/>
            </w:rPr>
            <w:t xml:space="preserve">                                                                                                      </w:t>
          </w:r>
          <w:r w:rsidDel="00000000" w:rsidR="00000000" w:rsidRPr="00000000">
            <w:rPr>
              <w:rtl w:val="0"/>
            </w:rPr>
            <w:t xml:space="preserve"> </w:t>
          </w:r>
          <w:hyperlink w:anchor="_heading=h.35nkun2">
            <w:r w:rsidDel="00000000" w:rsidR="00000000" w:rsidRPr="00000000">
              <w:rPr>
                <w:rtl w:val="0"/>
              </w:rPr>
              <w:t xml:space="preserve"> </w:t>
            </w:r>
          </w:hyperlink>
          <w:hyperlink w:anchor="_heading=h.35nkun2">
            <w:r w:rsidDel="00000000" w:rsidR="00000000" w:rsidRPr="00000000">
              <w:rPr>
                <w:i w:val="1"/>
                <w:iCs w:val="1"/>
                <w:rtl w:val="0"/>
              </w:rPr>
              <w:t xml:space="preserve">  page 5</w:t>
            </w:r>
          </w:hyperlink>
          <w:r w:rsidDel="00000000" w:rsidR="00000000" w:rsidRPr="00000000">
            <w:rPr>
              <w:rtl w:val="0"/>
            </w:rPr>
          </w:r>
        </w:p>
        <w:p w:rsidR="00000000" w:rsidDel="00000000" w:rsidP="00000000" w:rsidRDefault="00000000" w:rsidRPr="00000000" w14:paraId="00000029">
          <w:pPr>
            <w:tabs>
              <w:tab w:val="right" w:leader="none" w:pos="8640"/>
            </w:tabs>
            <w:spacing w:before="200" w:line="240" w:lineRule="auto"/>
            <w:ind w:left="0" w:firstLine="0"/>
            <w:rPr>
              <w:b w:val="1"/>
              <w:bCs w:val="1"/>
              <w:i w:val="0"/>
              <w:iCs w:val="0"/>
              <w:smallCaps w:val="0"/>
              <w:strike w:val="0"/>
              <w:sz w:val="24"/>
              <w:szCs w:val="24"/>
              <w:u w:val="none"/>
              <w:shd w:fill="auto" w:val="clear"/>
              <w:vertAlign w:val="baseline"/>
            </w:rPr>
          </w:pPr>
          <w:hyperlink w:anchor="_heading=h.2g750lo02qdk">
            <w:r w:rsidDel="00000000" w:rsidR="00000000" w:rsidRPr="00000000">
              <w:rPr>
                <w:b w:val="1"/>
                <w:bCs w:val="1"/>
                <w:i w:val="0"/>
                <w:iCs w:val="0"/>
                <w:smallCaps w:val="0"/>
                <w:strike w:val="0"/>
                <w:sz w:val="24"/>
                <w:szCs w:val="24"/>
                <w:shd w:fill="auto" w:val="clear"/>
                <w:vertAlign w:val="baseline"/>
                <w:rtl w:val="0"/>
              </w:rPr>
              <w:t xml:space="preserve">2. </w:t>
            </w:r>
          </w:hyperlink>
          <w:hyperlink w:anchor="_heading=h.2g750lo02qdk">
            <w:r w:rsidDel="00000000" w:rsidR="00000000" w:rsidRPr="00000000">
              <w:rPr>
                <w:b w:val="1"/>
                <w:bCs w:val="1"/>
                <w:rtl w:val="0"/>
              </w:rPr>
              <w:t xml:space="preserve">Project</w:t>
            </w:r>
          </w:hyperlink>
          <w:hyperlink w:anchor="_heading=h.2g750lo02qdk">
            <w:r w:rsidDel="00000000" w:rsidR="00000000" w:rsidRPr="00000000">
              <w:rPr>
                <w:b w:val="1"/>
                <w:bCs w:val="1"/>
                <w:i w:val="0"/>
                <w:iCs w:val="0"/>
                <w:smallCaps w:val="0"/>
                <w:strike w:val="0"/>
                <w:sz w:val="24"/>
                <w:szCs w:val="24"/>
                <w:shd w:fill="auto" w:val="clear"/>
                <w:vertAlign w:val="baseline"/>
                <w:rtl w:val="0"/>
              </w:rPr>
              <w:t xml:space="preserve"> Review</w:t>
            </w:r>
          </w:hyperlink>
          <w:r w:rsidDel="00000000" w:rsidR="00000000" w:rsidRPr="00000000">
            <w:rPr>
              <w:b w:val="1"/>
              <w:bCs w:val="1"/>
              <w:rtl w:val="0"/>
            </w:rPr>
            <w:t xml:space="preserve">                                                                                                   </w:t>
          </w:r>
          <w:hyperlink w:anchor="_heading=h.2g750lo02qdk">
            <w:r w:rsidDel="00000000" w:rsidR="00000000" w:rsidRPr="00000000">
              <w:rPr>
                <w:b w:val="1"/>
                <w:bCs w:val="1"/>
                <w:rtl w:val="0"/>
              </w:rPr>
              <w:t xml:space="preserve"> </w:t>
            </w:r>
          </w:hyperlink>
          <w:hyperlink w:anchor="_heading=h.2g750lo02qdk">
            <w:r w:rsidDel="00000000" w:rsidR="00000000" w:rsidRPr="00000000">
              <w:rPr>
                <w:i w:val="1"/>
                <w:iCs w:val="1"/>
                <w:rtl w:val="0"/>
              </w:rPr>
              <w:t xml:space="preserve">  page 7</w:t>
            </w:r>
          </w:hyperlink>
          <w:r w:rsidDel="00000000" w:rsidR="00000000" w:rsidRPr="00000000">
            <w:rPr>
              <w:b w:val="1"/>
              <w:bCs w:val="1"/>
              <w:i w:val="0"/>
              <w:iCs w:val="0"/>
              <w:smallCaps w:val="0"/>
              <w:strike w:val="0"/>
              <w:sz w:val="24"/>
              <w:szCs w:val="24"/>
              <w:u w:val="none"/>
              <w:shd w:fill="auto" w:val="clear"/>
              <w:vertAlign w:val="baseline"/>
              <w:rtl w:val="0"/>
            </w:rPr>
            <w:tab/>
          </w:r>
        </w:p>
        <w:p w:rsidR="00000000" w:rsidDel="00000000" w:rsidP="00000000" w:rsidRDefault="00000000" w:rsidRPr="00000000" w14:paraId="0000002A">
          <w:pPr>
            <w:tabs>
              <w:tab w:val="right" w:leader="none" w:pos="8640"/>
            </w:tabs>
            <w:spacing w:before="200" w:line="240" w:lineRule="auto"/>
            <w:ind w:left="0" w:firstLine="0"/>
            <w:rPr>
              <w:b w:val="1"/>
              <w:bCs w:val="1"/>
              <w:i w:val="0"/>
              <w:iCs w:val="0"/>
              <w:smallCaps w:val="0"/>
              <w:strike w:val="0"/>
              <w:sz w:val="23"/>
              <w:szCs w:val="23"/>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3. </w:t>
          </w:r>
          <w:hyperlink w:anchor="_heading=h.1y810tw">
            <w:r w:rsidDel="00000000" w:rsidR="00000000" w:rsidRPr="00000000">
              <w:rPr>
                <w:b w:val="1"/>
                <w:bCs w:val="1"/>
                <w:i w:val="0"/>
                <w:iCs w:val="0"/>
                <w:smallCaps w:val="0"/>
                <w:strike w:val="0"/>
                <w:sz w:val="23"/>
                <w:szCs w:val="23"/>
                <w:u w:val="none"/>
                <w:shd w:fill="auto" w:val="clear"/>
                <w:vertAlign w:val="baseline"/>
                <w:rtl w:val="0"/>
              </w:rPr>
              <w:t xml:space="preserve">Methodology</w:t>
            </w:r>
          </w:hyperlink>
          <w:r w:rsidDel="00000000" w:rsidR="00000000" w:rsidRPr="00000000">
            <w:rPr>
              <w:b w:val="1"/>
              <w:bCs w:val="1"/>
              <w:sz w:val="23"/>
              <w:szCs w:val="23"/>
              <w:rtl w:val="0"/>
            </w:rPr>
            <w:t xml:space="preserve">                                                                                                             </w:t>
          </w:r>
          <w:hyperlink w:anchor="_heading=h.1y810tw">
            <w:r w:rsidDel="00000000" w:rsidR="00000000" w:rsidRPr="00000000">
              <w:rPr>
                <w:i w:val="1"/>
                <w:iCs w:val="1"/>
                <w:rtl w:val="0"/>
              </w:rPr>
              <w:t xml:space="preserve"> page</w:t>
            </w:r>
          </w:hyperlink>
          <w:r w:rsidDel="00000000" w:rsidR="00000000" w:rsidRPr="00000000">
            <w:rPr>
              <w:b w:val="1"/>
              <w:bCs w:val="1"/>
              <w:sz w:val="23"/>
              <w:szCs w:val="23"/>
              <w:rtl w:val="0"/>
            </w:rPr>
            <w:t xml:space="preserve"> </w:t>
          </w:r>
          <w:r w:rsidDel="00000000" w:rsidR="00000000" w:rsidRPr="00000000">
            <w:rPr>
              <w:i w:val="1"/>
              <w:iCs w:val="1"/>
              <w:rtl w:val="0"/>
            </w:rPr>
            <w:t xml:space="preserve">9</w:t>
          </w:r>
          <w:r w:rsidDel="00000000" w:rsidR="00000000" w:rsidRPr="00000000">
            <w:rPr>
              <w:b w:val="1"/>
              <w:bCs w:val="1"/>
              <w:sz w:val="23"/>
              <w:szCs w:val="23"/>
              <w:rtl w:val="0"/>
            </w:rPr>
            <w:t xml:space="preserve"> </w:t>
          </w:r>
          <w:r w:rsidDel="00000000" w:rsidR="00000000" w:rsidRPr="00000000">
            <w:rPr>
              <w:b w:val="1"/>
              <w:bCs w:val="1"/>
              <w:i w:val="0"/>
              <w:iCs w:val="0"/>
              <w:smallCaps w:val="0"/>
              <w:strike w:val="0"/>
              <w:sz w:val="23"/>
              <w:szCs w:val="23"/>
              <w:shd w:fill="auto" w:val="clear"/>
              <w:vertAlign w:val="baseline"/>
              <w:rtl w:val="0"/>
            </w:rPr>
            <w:tab/>
          </w:r>
        </w:p>
        <w:p w:rsidR="00000000" w:rsidDel="00000000" w:rsidP="00000000" w:rsidRDefault="00000000" w:rsidRPr="00000000" w14:paraId="0000002B">
          <w:pPr>
            <w:tabs>
              <w:tab w:val="right" w:leader="none" w:pos="8640"/>
            </w:tabs>
            <w:spacing w:before="200" w:line="240" w:lineRule="auto"/>
            <w:ind w:left="0" w:firstLine="0"/>
            <w:rPr>
              <w:i w:val="1"/>
              <w:iCs w:val="1"/>
              <w:smallCaps w:val="0"/>
              <w:strike w:val="0"/>
              <w:sz w:val="24"/>
              <w:szCs w:val="24"/>
              <w:shd w:fill="auto" w:val="clear"/>
              <w:vertAlign w:val="baseline"/>
            </w:rPr>
          </w:pPr>
          <w:hyperlink w:anchor="_heading=h.1suka2jdoylt">
            <w:r w:rsidDel="00000000" w:rsidR="00000000" w:rsidRPr="00000000">
              <w:rPr>
                <w:b w:val="1"/>
                <w:bCs w:val="1"/>
                <w:i w:val="0"/>
                <w:iCs w:val="0"/>
                <w:smallCaps w:val="0"/>
                <w:strike w:val="0"/>
                <w:sz w:val="23"/>
                <w:szCs w:val="23"/>
                <w:shd w:fill="auto" w:val="clear"/>
                <w:vertAlign w:val="baseline"/>
                <w:rtl w:val="0"/>
              </w:rPr>
              <w:t xml:space="preserve">4. </w:t>
            </w:r>
          </w:hyperlink>
          <w:hyperlink w:anchor="_heading=h.1suka2jdoylt">
            <w:r w:rsidDel="00000000" w:rsidR="00000000" w:rsidRPr="00000000">
              <w:rPr>
                <w:b w:val="1"/>
                <w:bCs w:val="1"/>
                <w:rtl w:val="0"/>
              </w:rPr>
              <w:t xml:space="preserve">Project</w:t>
            </w:r>
          </w:hyperlink>
          <w:hyperlink w:anchor="_heading=h.1suka2jdoylt">
            <w:r w:rsidDel="00000000" w:rsidR="00000000" w:rsidRPr="00000000">
              <w:rPr>
                <w:b w:val="1"/>
                <w:bCs w:val="1"/>
                <w:i w:val="0"/>
                <w:iCs w:val="0"/>
                <w:smallCaps w:val="0"/>
                <w:strike w:val="0"/>
                <w:sz w:val="24"/>
                <w:szCs w:val="24"/>
                <w:shd w:fill="auto" w:val="clear"/>
                <w:vertAlign w:val="baseline"/>
                <w:rtl w:val="0"/>
              </w:rPr>
              <w:t xml:space="preserve"> Design</w:t>
            </w:r>
          </w:hyperlink>
          <w:r w:rsidDel="00000000" w:rsidR="00000000" w:rsidRPr="00000000">
            <w:rPr>
              <w:b w:val="1"/>
              <w:bCs w:val="1"/>
              <w:i w:val="0"/>
              <w:iCs w:val="0"/>
              <w:smallCaps w:val="0"/>
              <w:strike w:val="0"/>
              <w:sz w:val="24"/>
              <w:szCs w:val="24"/>
              <w:u w:val="none"/>
              <w:shd w:fill="auto" w:val="clear"/>
              <w:vertAlign w:val="baseline"/>
              <w:rtl w:val="0"/>
            </w:rPr>
            <w:tab/>
          </w:r>
          <w:r w:rsidDel="00000000" w:rsidR="00000000" w:rsidRPr="00000000">
            <w:fldChar w:fldCharType="begin"/>
            <w:instrText xml:space="preserve"> PAGEREF _heading=h.1suka2jdoylt \h </w:instrText>
            <w:fldChar w:fldCharType="separate"/>
          </w:r>
          <w:r w:rsidDel="00000000" w:rsidR="00000000" w:rsidRPr="00000000">
            <w:rPr>
              <w:i w:val="1"/>
              <w:iCs w:val="1"/>
              <w:rtl w:val="0"/>
            </w:rPr>
            <w:t xml:space="preserve"> page 1</w:t>
          </w:r>
          <w:r w:rsidDel="00000000" w:rsidR="00000000" w:rsidRPr="00000000">
            <w:fldChar w:fldCharType="end"/>
          </w:r>
          <w:r w:rsidDel="00000000" w:rsidR="00000000" w:rsidRPr="00000000">
            <w:rPr>
              <w:i w:val="1"/>
              <w:iCs w:val="1"/>
              <w:rtl w:val="0"/>
            </w:rPr>
            <w:t xml:space="preserve">5</w:t>
          </w:r>
          <w:r w:rsidDel="00000000" w:rsidR="00000000" w:rsidRPr="00000000">
            <w:rPr>
              <w:rtl w:val="0"/>
            </w:rPr>
          </w:r>
        </w:p>
        <w:p w:rsidR="00000000" w:rsidDel="00000000" w:rsidP="00000000" w:rsidRDefault="00000000" w:rsidRPr="00000000" w14:paraId="0000002C">
          <w:pPr>
            <w:tabs>
              <w:tab w:val="right" w:leader="none" w:pos="8640"/>
            </w:tabs>
            <w:spacing w:before="200" w:line="240" w:lineRule="auto"/>
            <w:ind w:left="0" w:firstLine="0"/>
            <w:rPr>
              <w:i w:val="1"/>
              <w:iCs w:val="1"/>
              <w:smallCaps w:val="0"/>
              <w:strike w:val="0"/>
              <w:sz w:val="24"/>
              <w:szCs w:val="24"/>
              <w:shd w:fill="auto" w:val="clear"/>
              <w:vertAlign w:val="baseline"/>
            </w:rPr>
          </w:pPr>
          <w:hyperlink w:anchor="_heading=h.bc2qu8nfsih9">
            <w:r w:rsidDel="00000000" w:rsidR="00000000" w:rsidRPr="00000000">
              <w:rPr>
                <w:b w:val="1"/>
                <w:bCs w:val="1"/>
                <w:i w:val="0"/>
                <w:iCs w:val="0"/>
                <w:smallCaps w:val="0"/>
                <w:strike w:val="0"/>
                <w:sz w:val="24"/>
                <w:szCs w:val="24"/>
                <w:shd w:fill="auto" w:val="clear"/>
                <w:vertAlign w:val="baseline"/>
                <w:rtl w:val="0"/>
              </w:rPr>
              <w:t xml:space="preserve">5. Implementation</w:t>
            </w:r>
          </w:hyperlink>
          <w:r w:rsidDel="00000000" w:rsidR="00000000" w:rsidRPr="00000000">
            <w:rPr>
              <w:b w:val="1"/>
              <w:bCs w:val="1"/>
              <w:i w:val="0"/>
              <w:iCs w:val="0"/>
              <w:smallCaps w:val="0"/>
              <w:strike w:val="0"/>
              <w:sz w:val="24"/>
              <w:szCs w:val="24"/>
              <w:u w:val="none"/>
              <w:shd w:fill="auto" w:val="clear"/>
              <w:vertAlign w:val="baseline"/>
              <w:rtl w:val="0"/>
            </w:rPr>
            <w:tab/>
          </w:r>
          <w:r w:rsidDel="00000000" w:rsidR="00000000" w:rsidRPr="00000000">
            <w:fldChar w:fldCharType="begin"/>
            <w:instrText xml:space="preserve"> PAGEREF _heading=h.bc2qu8nfsih9 \h </w:instrText>
            <w:fldChar w:fldCharType="separate"/>
          </w:r>
          <w:r w:rsidDel="00000000" w:rsidR="00000000" w:rsidRPr="00000000">
            <w:rPr>
              <w:i w:val="1"/>
              <w:iCs w:val="1"/>
              <w:rtl w:val="0"/>
            </w:rPr>
            <w:t xml:space="preserve"> page </w:t>
          </w:r>
          <w:r w:rsidDel="00000000" w:rsidR="00000000" w:rsidRPr="00000000">
            <w:fldChar w:fldCharType="end"/>
          </w:r>
          <w:r w:rsidDel="00000000" w:rsidR="00000000" w:rsidRPr="00000000">
            <w:rPr>
              <w:i w:val="1"/>
              <w:iCs w:val="1"/>
              <w:rtl w:val="0"/>
            </w:rPr>
            <w:t xml:space="preserve">31</w:t>
          </w:r>
          <w:r w:rsidDel="00000000" w:rsidR="00000000" w:rsidRPr="00000000">
            <w:rPr>
              <w:rtl w:val="0"/>
            </w:rPr>
          </w:r>
        </w:p>
        <w:p w:rsidR="00000000" w:rsidDel="00000000" w:rsidP="00000000" w:rsidRDefault="00000000" w:rsidRPr="00000000" w14:paraId="0000002D">
          <w:pPr>
            <w:tabs>
              <w:tab w:val="right" w:leader="none" w:pos="8640"/>
            </w:tabs>
            <w:spacing w:before="200" w:line="240" w:lineRule="auto"/>
            <w:ind w:left="0" w:firstLine="0"/>
            <w:rPr>
              <w:i w:val="1"/>
              <w:iCs w:val="1"/>
              <w:smallCaps w:val="0"/>
              <w:strike w:val="0"/>
              <w:sz w:val="24"/>
              <w:szCs w:val="24"/>
              <w:shd w:fill="auto" w:val="clear"/>
              <w:vertAlign w:val="baseline"/>
            </w:rPr>
          </w:pPr>
          <w:hyperlink w:anchor="_heading=h.fdj3qwithjqv">
            <w:r w:rsidDel="00000000" w:rsidR="00000000" w:rsidRPr="00000000">
              <w:rPr>
                <w:b w:val="1"/>
                <w:bCs w:val="1"/>
                <w:i w:val="0"/>
                <w:iCs w:val="0"/>
                <w:smallCaps w:val="0"/>
                <w:strike w:val="0"/>
                <w:sz w:val="24"/>
                <w:szCs w:val="24"/>
                <w:shd w:fill="auto" w:val="clear"/>
                <w:vertAlign w:val="baseline"/>
                <w:rtl w:val="0"/>
              </w:rPr>
              <w:t xml:space="preserve">6. Testing</w:t>
            </w:r>
          </w:hyperlink>
          <w:r w:rsidDel="00000000" w:rsidR="00000000" w:rsidRPr="00000000">
            <w:rPr>
              <w:b w:val="1"/>
              <w:bCs w:val="1"/>
              <w:i w:val="0"/>
              <w:iCs w:val="0"/>
              <w:smallCaps w:val="0"/>
              <w:strike w:val="0"/>
              <w:sz w:val="24"/>
              <w:szCs w:val="24"/>
              <w:u w:val="none"/>
              <w:shd w:fill="auto" w:val="clear"/>
              <w:vertAlign w:val="baseline"/>
              <w:rtl w:val="0"/>
            </w:rPr>
            <w:tab/>
          </w:r>
          <w:r w:rsidDel="00000000" w:rsidR="00000000" w:rsidRPr="00000000">
            <w:rPr>
              <w:i w:val="1"/>
              <w:iCs w:val="1"/>
              <w:rtl w:val="0"/>
            </w:rPr>
            <w:t xml:space="preserve"> </w:t>
          </w:r>
          <w:r w:rsidDel="00000000" w:rsidR="00000000" w:rsidRPr="00000000">
            <w:fldChar w:fldCharType="begin"/>
            <w:instrText xml:space="preserve"> PAGEREF _heading=h.fdj3qwithjqv \h </w:instrText>
            <w:fldChar w:fldCharType="separate"/>
          </w:r>
          <w:r w:rsidDel="00000000" w:rsidR="00000000" w:rsidRPr="00000000">
            <w:rPr>
              <w:i w:val="1"/>
              <w:iCs w:val="1"/>
              <w:rtl w:val="0"/>
            </w:rPr>
            <w:t xml:space="preserve">page </w:t>
          </w:r>
          <w:r w:rsidDel="00000000" w:rsidR="00000000" w:rsidRPr="00000000">
            <w:fldChar w:fldCharType="end"/>
          </w:r>
          <w:r w:rsidDel="00000000" w:rsidR="00000000" w:rsidRPr="00000000">
            <w:rPr>
              <w:i w:val="1"/>
              <w:iCs w:val="1"/>
              <w:rtl w:val="0"/>
            </w:rPr>
            <w:t xml:space="preserve">37</w:t>
          </w:r>
          <w:r w:rsidDel="00000000" w:rsidR="00000000" w:rsidRPr="00000000">
            <w:rPr>
              <w:rtl w:val="0"/>
            </w:rPr>
          </w:r>
        </w:p>
        <w:p w:rsidR="00000000" w:rsidDel="00000000" w:rsidP="00000000" w:rsidRDefault="00000000" w:rsidRPr="00000000" w14:paraId="0000002E">
          <w:pPr>
            <w:tabs>
              <w:tab w:val="right" w:leader="none" w:pos="8640"/>
            </w:tabs>
            <w:spacing w:before="200" w:line="240" w:lineRule="auto"/>
            <w:ind w:left="0" w:firstLine="0"/>
            <w:rPr>
              <w:i w:val="1"/>
              <w:iCs w:val="1"/>
              <w:smallCaps w:val="0"/>
              <w:strike w:val="0"/>
              <w:sz w:val="24"/>
              <w:szCs w:val="24"/>
              <w:shd w:fill="auto" w:val="clear"/>
              <w:vertAlign w:val="baseline"/>
            </w:rPr>
          </w:pPr>
          <w:hyperlink w:anchor="_heading=h.9t2a7hog4yis">
            <w:r w:rsidDel="00000000" w:rsidR="00000000" w:rsidRPr="00000000">
              <w:rPr>
                <w:b w:val="1"/>
                <w:bCs w:val="1"/>
                <w:rtl w:val="0"/>
              </w:rPr>
              <w:t xml:space="preserve">7. Future Work </w:t>
            </w:r>
          </w:hyperlink>
          <w:r w:rsidDel="00000000" w:rsidR="00000000" w:rsidRPr="00000000">
            <w:rPr>
              <w:b w:val="1"/>
              <w:bCs w:val="1"/>
              <w:rtl w:val="0"/>
            </w:rPr>
            <w:t xml:space="preserve">                                                                                                      </w:t>
          </w:r>
          <w:hyperlink w:anchor="_heading=h.9t2a7hog4yis">
            <w:r w:rsidDel="00000000" w:rsidR="00000000" w:rsidRPr="00000000">
              <w:rPr>
                <w:b w:val="1"/>
                <w:bCs w:val="1"/>
                <w:rtl w:val="0"/>
              </w:rPr>
              <w:t xml:space="preserve"> </w:t>
            </w:r>
          </w:hyperlink>
          <w:hyperlink w:anchor="_heading=h.9t2a7hog4yis">
            <w:r w:rsidDel="00000000" w:rsidR="00000000" w:rsidRPr="00000000">
              <w:rPr>
                <w:i w:val="1"/>
                <w:iCs w:val="1"/>
                <w:rtl w:val="0"/>
              </w:rPr>
              <w:t xml:space="preserve">page </w:t>
            </w:r>
          </w:hyperlink>
          <w:r w:rsidDel="00000000" w:rsidR="00000000" w:rsidRPr="00000000">
            <w:rPr>
              <w:i w:val="1"/>
              <w:iCs w:val="1"/>
              <w:rtl w:val="0"/>
            </w:rPr>
            <w:t xml:space="preserve">41</w:t>
          </w:r>
          <w:r w:rsidDel="00000000" w:rsidR="00000000" w:rsidRPr="00000000">
            <w:rPr>
              <w:rtl w:val="0"/>
            </w:rPr>
          </w:r>
        </w:p>
        <w:p w:rsidR="00000000" w:rsidDel="00000000" w:rsidP="00000000" w:rsidRDefault="00000000" w:rsidRPr="00000000" w14:paraId="0000002F">
          <w:pPr>
            <w:tabs>
              <w:tab w:val="right" w:leader="none" w:pos="8640"/>
            </w:tabs>
            <w:spacing w:before="200" w:line="240" w:lineRule="auto"/>
            <w:ind w:left="0" w:firstLine="0"/>
            <w:rPr>
              <w:i w:val="1"/>
              <w:iCs w:val="1"/>
              <w:smallCaps w:val="0"/>
              <w:strike w:val="0"/>
              <w:sz w:val="24"/>
              <w:szCs w:val="24"/>
              <w:shd w:fill="auto" w:val="clear"/>
              <w:vertAlign w:val="baseline"/>
            </w:rPr>
          </w:pPr>
          <w:hyperlink w:anchor="_heading=h.zedyjwi24rnd">
            <w:r w:rsidDel="00000000" w:rsidR="00000000" w:rsidRPr="00000000">
              <w:rPr>
                <w:b w:val="1"/>
                <w:bCs w:val="1"/>
                <w:i w:val="0"/>
                <w:iCs w:val="0"/>
                <w:smallCaps w:val="0"/>
                <w:strike w:val="0"/>
                <w:sz w:val="24"/>
                <w:szCs w:val="24"/>
                <w:shd w:fill="auto" w:val="clear"/>
                <w:vertAlign w:val="baseline"/>
                <w:rtl w:val="0"/>
              </w:rPr>
              <w:t xml:space="preserve">8. Conclusion</w:t>
            </w:r>
          </w:hyperlink>
          <w:r w:rsidDel="00000000" w:rsidR="00000000" w:rsidRPr="00000000">
            <w:rPr>
              <w:b w:val="1"/>
              <w:bCs w:val="1"/>
              <w:i w:val="0"/>
              <w:iCs w:val="0"/>
              <w:smallCaps w:val="0"/>
              <w:strike w:val="0"/>
              <w:sz w:val="24"/>
              <w:szCs w:val="24"/>
              <w:shd w:fill="auto" w:val="clear"/>
              <w:vertAlign w:val="baseline"/>
              <w:rtl w:val="0"/>
            </w:rPr>
            <w:tab/>
          </w:r>
          <w:r w:rsidDel="00000000" w:rsidR="00000000" w:rsidRPr="00000000">
            <w:fldChar w:fldCharType="begin"/>
            <w:instrText xml:space="preserve"> PAGEREF _heading=h.zedyjwi24rnd \h </w:instrText>
            <w:fldChar w:fldCharType="separate"/>
          </w:r>
          <w:r w:rsidDel="00000000" w:rsidR="00000000" w:rsidRPr="00000000">
            <w:rPr>
              <w:i w:val="1"/>
              <w:iCs w:val="1"/>
              <w:rtl w:val="0"/>
            </w:rPr>
            <w:t xml:space="preserve"> page </w:t>
          </w:r>
          <w:r w:rsidDel="00000000" w:rsidR="00000000" w:rsidRPr="00000000">
            <w:fldChar w:fldCharType="end"/>
          </w:r>
          <w:r w:rsidDel="00000000" w:rsidR="00000000" w:rsidRPr="00000000">
            <w:rPr>
              <w:i w:val="1"/>
              <w:iCs w:val="1"/>
              <w:rtl w:val="0"/>
            </w:rPr>
            <w:t xml:space="preserve">41</w:t>
          </w:r>
          <w:r w:rsidDel="00000000" w:rsidR="00000000" w:rsidRPr="00000000">
            <w:rPr>
              <w:rtl w:val="0"/>
            </w:rPr>
          </w:r>
        </w:p>
        <w:p w:rsidR="00000000" w:rsidDel="00000000" w:rsidP="00000000" w:rsidRDefault="00000000" w:rsidRPr="00000000" w14:paraId="00000030">
          <w:pPr>
            <w:tabs>
              <w:tab w:val="right" w:leader="none" w:pos="8640"/>
            </w:tabs>
            <w:spacing w:after="80" w:before="200" w:line="240" w:lineRule="auto"/>
            <w:ind w:left="0" w:firstLine="0"/>
            <w:rPr>
              <w:i w:val="1"/>
              <w:iCs w:val="1"/>
              <w:smallCaps w:val="0"/>
              <w:strike w:val="0"/>
              <w:sz w:val="23"/>
              <w:szCs w:val="23"/>
              <w:shd w:fill="auto" w:val="clear"/>
              <w:vertAlign w:val="baseline"/>
            </w:rPr>
          </w:pPr>
          <w:hyperlink w:anchor="_heading=h.yqvv7bhp1kt1">
            <w:r w:rsidDel="00000000" w:rsidR="00000000" w:rsidRPr="00000000">
              <w:rPr>
                <w:b w:val="1"/>
                <w:bCs w:val="1"/>
                <w:i w:val="0"/>
                <w:iCs w:val="0"/>
                <w:smallCaps w:val="0"/>
                <w:strike w:val="0"/>
                <w:sz w:val="23"/>
                <w:szCs w:val="23"/>
                <w:shd w:fill="auto" w:val="clear"/>
                <w:vertAlign w:val="baseline"/>
                <w:rtl w:val="0"/>
              </w:rPr>
              <w:t xml:space="preserve">9. References</w:t>
            </w:r>
          </w:hyperlink>
          <w:r w:rsidDel="00000000" w:rsidR="00000000" w:rsidRPr="00000000">
            <w:rPr>
              <w:b w:val="1"/>
              <w:bCs w:val="1"/>
              <w:i w:val="0"/>
              <w:iCs w:val="0"/>
              <w:smallCaps w:val="0"/>
              <w:strike w:val="0"/>
              <w:sz w:val="23"/>
              <w:szCs w:val="23"/>
              <w:shd w:fill="auto" w:val="clear"/>
              <w:vertAlign w:val="baseline"/>
              <w:rtl w:val="0"/>
            </w:rPr>
            <w:tab/>
          </w:r>
          <w:r w:rsidDel="00000000" w:rsidR="00000000" w:rsidRPr="00000000">
            <w:fldChar w:fldCharType="begin"/>
            <w:instrText xml:space="preserve"> PAGEREF _heading=h.zedyjwi24rnd \h </w:instrText>
            <w:fldChar w:fldCharType="separate"/>
          </w:r>
          <w:r w:rsidDel="00000000" w:rsidR="00000000" w:rsidRPr="00000000">
            <w:rPr>
              <w:i w:val="1"/>
              <w:iCs w:val="1"/>
              <w:rtl w:val="0"/>
            </w:rPr>
            <w:t xml:space="preserve"> page </w:t>
          </w:r>
          <w:r w:rsidDel="00000000" w:rsidR="00000000" w:rsidRPr="00000000">
            <w:fldChar w:fldCharType="end"/>
          </w:r>
          <w:r w:rsidDel="00000000" w:rsidR="00000000" w:rsidRPr="00000000">
            <w:rPr>
              <w:i w:val="1"/>
              <w:iCs w:val="1"/>
              <w:sz w:val="23"/>
              <w:szCs w:val="23"/>
              <w:rtl w:val="0"/>
            </w:rPr>
            <w:t xml:space="preserve">41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rPr>
          <w:sz w:val="22"/>
          <w:szCs w:val="22"/>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pStyle w:val="Heading1"/>
        <w:tabs>
          <w:tab w:val="left" w:leader="none" w:pos="540"/>
          <w:tab w:val="left" w:leader="none" w:pos="540"/>
          <w:tab w:val="left" w:leader="none" w:pos="540"/>
          <w:tab w:val="left" w:leader="none" w:pos="540"/>
          <w:tab w:val="left" w:leader="none" w:pos="540"/>
        </w:tabs>
        <w:spacing w:line="360" w:lineRule="auto"/>
        <w:jc w:val="center"/>
        <w:rPr/>
      </w:pPr>
      <w:bookmarkStart w:colFirst="0" w:colLast="0" w:name="_heading=h.26in1rg" w:id="7"/>
      <w:bookmarkEnd w:id="7"/>
      <w:r w:rsidDel="00000000" w:rsidR="00000000" w:rsidRPr="00000000">
        <w:rPr>
          <w:rtl w:val="0"/>
        </w:rPr>
        <w:t xml:space="preserve">List of Figures</w:t>
      </w:r>
    </w:p>
    <w:p w:rsidR="00000000" w:rsidDel="00000000" w:rsidP="00000000" w:rsidRDefault="00000000" w:rsidRPr="00000000" w14:paraId="0000003B">
      <w:pPr>
        <w:spacing w:line="360" w:lineRule="auto"/>
        <w:rPr/>
      </w:pPr>
      <w:r w:rsidDel="00000000" w:rsidR="00000000" w:rsidRPr="00000000">
        <w:rPr>
          <w:rtl w:val="0"/>
        </w:rPr>
        <w:t xml:space="preserve">Figure 1 </w:t>
      </w:r>
      <w:r w:rsidDel="00000000" w:rsidR="00000000" w:rsidRPr="00000000">
        <w:rPr>
          <w:i w:val="1"/>
          <w:iCs w:val="1"/>
          <w:rtl w:val="0"/>
        </w:rPr>
        <w:t xml:space="preserve">- methodology</w:t>
      </w:r>
      <w:r w:rsidDel="00000000" w:rsidR="00000000" w:rsidRPr="00000000">
        <w:rPr>
          <w:rtl w:val="0"/>
        </w:rPr>
      </w:r>
    </w:p>
    <w:p w:rsidR="00000000" w:rsidDel="00000000" w:rsidP="00000000" w:rsidRDefault="00000000" w:rsidRPr="00000000" w14:paraId="0000003C">
      <w:pPr>
        <w:spacing w:line="360" w:lineRule="auto"/>
        <w:rPr>
          <w:i w:val="1"/>
          <w:iCs w:val="1"/>
        </w:rPr>
      </w:pPr>
      <w:r w:rsidDel="00000000" w:rsidR="00000000" w:rsidRPr="00000000">
        <w:rPr>
          <w:rtl w:val="0"/>
        </w:rPr>
        <w:t xml:space="preserve">Figure 2 - </w:t>
      </w:r>
      <w:r w:rsidDel="00000000" w:rsidR="00000000" w:rsidRPr="00000000">
        <w:rPr>
          <w:i w:val="1"/>
          <w:iCs w:val="1"/>
          <w:rtl w:val="0"/>
        </w:rPr>
        <w:t xml:space="preserve"> system design phase  </w:t>
      </w:r>
    </w:p>
    <w:p w:rsidR="00000000" w:rsidDel="00000000" w:rsidP="00000000" w:rsidRDefault="00000000" w:rsidRPr="00000000" w14:paraId="0000003D">
      <w:pPr>
        <w:spacing w:line="360" w:lineRule="auto"/>
        <w:rPr>
          <w:i w:val="1"/>
          <w:iCs w:val="1"/>
        </w:rPr>
      </w:pPr>
      <w:r w:rsidDel="00000000" w:rsidR="00000000" w:rsidRPr="00000000">
        <w:rPr>
          <w:rtl w:val="0"/>
        </w:rPr>
        <w:t xml:space="preserve">Figure 3- </w:t>
      </w:r>
      <w:r w:rsidDel="00000000" w:rsidR="00000000" w:rsidRPr="00000000">
        <w:rPr>
          <w:i w:val="1"/>
          <w:iCs w:val="1"/>
          <w:rtl w:val="0"/>
        </w:rPr>
        <w:t xml:space="preserve">timeline phase</w:t>
      </w:r>
    </w:p>
    <w:p w:rsidR="00000000" w:rsidDel="00000000" w:rsidP="00000000" w:rsidRDefault="00000000" w:rsidRPr="00000000" w14:paraId="0000003E">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t xml:space="preserve">Figure 4-</w:t>
      </w:r>
      <w:r w:rsidDel="00000000" w:rsidR="00000000" w:rsidRPr="00000000">
        <w:rPr>
          <w:i w:val="1"/>
          <w:iCs w:val="1"/>
          <w:rtl w:val="0"/>
        </w:rPr>
        <w:t xml:space="preserve"> Use Case Diagram -  Customer (Shopper)  Merchant and Admin Activities</w:t>
      </w:r>
    </w:p>
    <w:p w:rsidR="00000000" w:rsidDel="00000000" w:rsidP="00000000" w:rsidRDefault="00000000" w:rsidRPr="00000000" w14:paraId="0000003F">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t xml:space="preserve">Figure 5</w:t>
      </w:r>
      <w:r w:rsidDel="00000000" w:rsidR="00000000" w:rsidRPr="00000000">
        <w:rPr>
          <w:i w:val="1"/>
          <w:iCs w:val="1"/>
          <w:rtl w:val="0"/>
        </w:rPr>
        <w:t xml:space="preserve">-  Database Design - Users &amp; profile  Relationships</w:t>
      </w:r>
    </w:p>
    <w:p w:rsidR="00000000" w:rsidDel="00000000" w:rsidP="00000000" w:rsidRDefault="00000000" w:rsidRPr="00000000" w14:paraId="00000040">
      <w:pPr>
        <w:spacing w:line="360" w:lineRule="auto"/>
        <w:rPr/>
      </w:pPr>
      <w:r w:rsidDel="00000000" w:rsidR="00000000" w:rsidRPr="00000000">
        <w:rPr>
          <w:rtl w:val="0"/>
        </w:rPr>
        <w:t xml:space="preserve">Figure 3- </w:t>
      </w:r>
      <w:r w:rsidDel="00000000" w:rsidR="00000000" w:rsidRPr="00000000">
        <w:rPr>
          <w:i w:val="1"/>
          <w:iCs w:val="1"/>
          <w:rtl w:val="0"/>
        </w:rPr>
        <w:t xml:space="preserve">Database Design - Users  Relationships</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Figure 4 - </w:t>
      </w:r>
      <w:r w:rsidDel="00000000" w:rsidR="00000000" w:rsidRPr="00000000">
        <w:rPr>
          <w:i w:val="1"/>
          <w:iCs w:val="1"/>
          <w:rtl w:val="0"/>
        </w:rPr>
        <w:t xml:space="preserve"> Database Design - Products  Relationships</w:t>
      </w:r>
      <w:r w:rsidDel="00000000" w:rsidR="00000000" w:rsidRPr="00000000">
        <w:rPr>
          <w:rtl w:val="0"/>
        </w:rPr>
      </w:r>
    </w:p>
    <w:p w:rsidR="00000000" w:rsidDel="00000000" w:rsidP="00000000" w:rsidRDefault="00000000" w:rsidRPr="00000000" w14:paraId="00000042">
      <w:pPr>
        <w:spacing w:line="360" w:lineRule="auto"/>
        <w:rPr>
          <w:i w:val="1"/>
          <w:iCs w:val="1"/>
        </w:rPr>
      </w:pPr>
      <w:r w:rsidDel="00000000" w:rsidR="00000000" w:rsidRPr="00000000">
        <w:rPr>
          <w:rtl w:val="0"/>
        </w:rPr>
        <w:t xml:space="preserve">Figure 5 - </w:t>
      </w:r>
      <w:r w:rsidDel="00000000" w:rsidR="00000000" w:rsidRPr="00000000">
        <w:rPr>
          <w:i w:val="1"/>
          <w:iCs w:val="1"/>
          <w:rtl w:val="0"/>
        </w:rPr>
        <w:t xml:space="preserve"> Database Design - Orders and Order Items Relationships</w:t>
      </w:r>
    </w:p>
    <w:p w:rsidR="00000000" w:rsidDel="00000000" w:rsidP="00000000" w:rsidRDefault="00000000" w:rsidRPr="00000000" w14:paraId="00000043">
      <w:pPr>
        <w:spacing w:before="240" w:line="360" w:lineRule="auto"/>
        <w:rPr>
          <w:i w:val="1"/>
          <w:iCs w:val="1"/>
        </w:rPr>
      </w:pPr>
      <w:r w:rsidDel="00000000" w:rsidR="00000000" w:rsidRPr="00000000">
        <w:rPr>
          <w:rtl w:val="0"/>
        </w:rPr>
        <w:t xml:space="preserve">Figure 6</w:t>
      </w:r>
      <w:r w:rsidDel="00000000" w:rsidR="00000000" w:rsidRPr="00000000">
        <w:rPr>
          <w:i w:val="1"/>
          <w:iCs w:val="1"/>
          <w:rtl w:val="0"/>
        </w:rPr>
        <w:t xml:space="preserve">-  Database Design - Merchant  Relationships</w:t>
      </w:r>
    </w:p>
    <w:p w:rsidR="00000000" w:rsidDel="00000000" w:rsidP="00000000" w:rsidRDefault="00000000" w:rsidRPr="00000000" w14:paraId="00000044">
      <w:pPr>
        <w:spacing w:before="240" w:line="360" w:lineRule="auto"/>
        <w:rPr>
          <w:i w:val="1"/>
          <w:iCs w:val="1"/>
        </w:rPr>
      </w:pPr>
      <w:r w:rsidDel="00000000" w:rsidR="00000000" w:rsidRPr="00000000">
        <w:rPr>
          <w:rtl w:val="0"/>
        </w:rPr>
        <w:t xml:space="preserve">Figure 7- </w:t>
      </w:r>
      <w:r w:rsidDel="00000000" w:rsidR="00000000" w:rsidRPr="00000000">
        <w:rPr>
          <w:i w:val="1"/>
          <w:iCs w:val="1"/>
          <w:rtl w:val="0"/>
        </w:rPr>
        <w:t xml:space="preserve"> Database Design - Product Catalog  Relationships</w:t>
      </w:r>
    </w:p>
    <w:p w:rsidR="00000000" w:rsidDel="00000000" w:rsidP="00000000" w:rsidRDefault="00000000" w:rsidRPr="00000000" w14:paraId="00000045">
      <w:pPr>
        <w:spacing w:before="240" w:line="360" w:lineRule="auto"/>
        <w:rPr>
          <w:i w:val="1"/>
          <w:iCs w:val="1"/>
        </w:rPr>
      </w:pPr>
      <w:r w:rsidDel="00000000" w:rsidR="00000000" w:rsidRPr="00000000">
        <w:rPr>
          <w:rtl w:val="0"/>
        </w:rPr>
        <w:t xml:space="preserve">Figure 8 -</w:t>
      </w:r>
      <w:r w:rsidDel="00000000" w:rsidR="00000000" w:rsidRPr="00000000">
        <w:rPr>
          <w:i w:val="1"/>
          <w:iCs w:val="1"/>
          <w:rtl w:val="0"/>
        </w:rPr>
        <w:t xml:space="preserve"> Database Design - Shopping Cart  Relationships</w:t>
      </w:r>
    </w:p>
    <w:p w:rsidR="00000000" w:rsidDel="00000000" w:rsidP="00000000" w:rsidRDefault="00000000" w:rsidRPr="00000000" w14:paraId="00000046">
      <w:pPr>
        <w:spacing w:before="240" w:line="360" w:lineRule="auto"/>
        <w:rPr>
          <w:i w:val="1"/>
          <w:iCs w:val="1"/>
        </w:rPr>
      </w:pPr>
      <w:r w:rsidDel="00000000" w:rsidR="00000000" w:rsidRPr="00000000">
        <w:rPr>
          <w:rtl w:val="0"/>
        </w:rPr>
        <w:t xml:space="preserve">Figure 9 -  </w:t>
      </w:r>
      <w:r w:rsidDel="00000000" w:rsidR="00000000" w:rsidRPr="00000000">
        <w:rPr>
          <w:i w:val="1"/>
          <w:iCs w:val="1"/>
          <w:rtl w:val="0"/>
        </w:rPr>
        <w:t xml:space="preserve">Database Design - Order &amp; Order Items  Relationships</w:t>
      </w:r>
    </w:p>
    <w:p w:rsidR="00000000" w:rsidDel="00000000" w:rsidP="00000000" w:rsidRDefault="00000000" w:rsidRPr="00000000" w14:paraId="00000047">
      <w:pPr>
        <w:spacing w:before="240" w:line="360" w:lineRule="auto"/>
        <w:rPr>
          <w:i w:val="1"/>
          <w:iCs w:val="1"/>
        </w:rPr>
      </w:pPr>
      <w:r w:rsidDel="00000000" w:rsidR="00000000" w:rsidRPr="00000000">
        <w:rPr>
          <w:rtl w:val="0"/>
        </w:rPr>
        <w:t xml:space="preserve">Figure 10 -</w:t>
      </w:r>
      <w:r w:rsidDel="00000000" w:rsidR="00000000" w:rsidRPr="00000000">
        <w:rPr>
          <w:i w:val="1"/>
          <w:iCs w:val="1"/>
          <w:rtl w:val="0"/>
        </w:rPr>
        <w:t xml:space="preserve"> Database Design - Reviews &amp; Verification  Relationships</w:t>
      </w:r>
    </w:p>
    <w:p w:rsidR="00000000" w:rsidDel="00000000" w:rsidP="00000000" w:rsidRDefault="00000000" w:rsidRPr="00000000" w14:paraId="00000048">
      <w:pPr>
        <w:spacing w:before="240" w:line="360" w:lineRule="auto"/>
        <w:rPr>
          <w:i w:val="1"/>
          <w:iCs w:val="1"/>
        </w:rPr>
      </w:pPr>
      <w:r w:rsidDel="00000000" w:rsidR="00000000" w:rsidRPr="00000000">
        <w:rPr>
          <w:rtl w:val="0"/>
        </w:rPr>
        <w:t xml:space="preserve">Figure 11 -</w:t>
      </w:r>
      <w:r w:rsidDel="00000000" w:rsidR="00000000" w:rsidRPr="00000000">
        <w:rPr>
          <w:i w:val="1"/>
          <w:iCs w:val="1"/>
          <w:rtl w:val="0"/>
        </w:rPr>
        <w:t xml:space="preserve">  Database Design - Invoices &amp; Support  Relationships</w:t>
      </w:r>
    </w:p>
    <w:p w:rsidR="00000000" w:rsidDel="00000000" w:rsidP="00000000" w:rsidRDefault="00000000" w:rsidRPr="00000000" w14:paraId="00000049">
      <w:pPr>
        <w:spacing w:before="240" w:line="360" w:lineRule="auto"/>
        <w:rPr>
          <w:i w:val="1"/>
          <w:iCs w:val="1"/>
        </w:rPr>
      </w:pPr>
      <w:r w:rsidDel="00000000" w:rsidR="00000000" w:rsidRPr="00000000">
        <w:rPr>
          <w:rtl w:val="0"/>
        </w:rPr>
        <w:t xml:space="preserve">Figure 12 -</w:t>
      </w:r>
      <w:r w:rsidDel="00000000" w:rsidR="00000000" w:rsidRPr="00000000">
        <w:rPr>
          <w:i w:val="1"/>
          <w:iCs w:val="1"/>
          <w:rtl w:val="0"/>
        </w:rPr>
        <w:t xml:space="preserve">  Database Design - Payment Table  Relationships</w:t>
      </w:r>
    </w:p>
    <w:p w:rsidR="00000000" w:rsidDel="00000000" w:rsidP="00000000" w:rsidRDefault="00000000" w:rsidRPr="00000000" w14:paraId="0000004A">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t xml:space="preserve">Figure 13-</w:t>
      </w:r>
      <w:r w:rsidDel="00000000" w:rsidR="00000000" w:rsidRPr="00000000">
        <w:rPr>
          <w:i w:val="1"/>
          <w:iCs w:val="1"/>
          <w:rtl w:val="0"/>
        </w:rPr>
        <w:t xml:space="preserve"> UX/UI Design -User</w:t>
      </w:r>
    </w:p>
    <w:p w:rsidR="00000000" w:rsidDel="00000000" w:rsidP="00000000" w:rsidRDefault="00000000" w:rsidRPr="00000000" w14:paraId="0000004B">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t xml:space="preserve">Figure 14- </w:t>
      </w:r>
      <w:r w:rsidDel="00000000" w:rsidR="00000000" w:rsidRPr="00000000">
        <w:rPr>
          <w:i w:val="1"/>
          <w:iCs w:val="1"/>
          <w:rtl w:val="0"/>
        </w:rPr>
        <w:t xml:space="preserve"> UX/UI Design -Admin</w:t>
      </w:r>
    </w:p>
    <w:p w:rsidR="00000000" w:rsidDel="00000000" w:rsidP="00000000" w:rsidRDefault="00000000" w:rsidRPr="00000000" w14:paraId="0000004C">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t xml:space="preserve">Figure 15- </w:t>
      </w:r>
      <w:r w:rsidDel="00000000" w:rsidR="00000000" w:rsidRPr="00000000">
        <w:rPr>
          <w:i w:val="1"/>
          <w:iCs w:val="1"/>
          <w:rtl w:val="0"/>
        </w:rPr>
        <w:t xml:space="preserve"> UX/UI Design -Customer-Journey </w:t>
      </w:r>
    </w:p>
    <w:p w:rsidR="00000000" w:rsidDel="00000000" w:rsidP="00000000" w:rsidRDefault="00000000" w:rsidRPr="00000000" w14:paraId="0000004D">
      <w:pPr>
        <w:widowControl w:val="0"/>
        <w:spacing w:before="240" w:lineRule="auto"/>
        <w:jc w:val="left"/>
        <w:rPr>
          <w:i w:val="1"/>
          <w:iCs w:val="1"/>
        </w:rPr>
      </w:pPr>
      <w:r w:rsidDel="00000000" w:rsidR="00000000" w:rsidRPr="00000000">
        <w:rPr>
          <w:rtl w:val="0"/>
        </w:rPr>
        <w:t xml:space="preserve">Figure 16- </w:t>
      </w:r>
      <w:r w:rsidDel="00000000" w:rsidR="00000000" w:rsidRPr="00000000">
        <w:rPr>
          <w:i w:val="1"/>
          <w:iCs w:val="1"/>
          <w:rtl w:val="0"/>
        </w:rPr>
        <w:t xml:space="preserve">Backend &amp; frontend integration with Technology Stack </w:t>
      </w:r>
    </w:p>
    <w:p w:rsidR="00000000" w:rsidDel="00000000" w:rsidP="00000000" w:rsidRDefault="00000000" w:rsidRPr="00000000" w14:paraId="0000004E">
      <w:pPr>
        <w:widowControl w:val="0"/>
        <w:spacing w:before="240" w:lineRule="auto"/>
        <w:jc w:val="left"/>
        <w:rPr>
          <w:i w:val="1"/>
          <w:iCs w:val="1"/>
        </w:rPr>
      </w:pPr>
      <w:r w:rsidDel="00000000" w:rsidR="00000000" w:rsidRPr="00000000">
        <w:rPr>
          <w:rtl w:val="0"/>
        </w:rPr>
        <w:t xml:space="preserve">Figure 17-  </w:t>
      </w:r>
      <w:r w:rsidDel="00000000" w:rsidR="00000000" w:rsidRPr="00000000">
        <w:rPr>
          <w:i w:val="1"/>
          <w:iCs w:val="1"/>
          <w:rtl w:val="0"/>
        </w:rPr>
        <w:t xml:space="preserve">Webhook-based System Architecture with Technology Stack.</w:t>
      </w:r>
    </w:p>
    <w:p w:rsidR="00000000" w:rsidDel="00000000" w:rsidP="00000000" w:rsidRDefault="00000000" w:rsidRPr="00000000" w14:paraId="0000004F">
      <w:pPr>
        <w:widowControl w:val="0"/>
        <w:spacing w:before="240" w:lineRule="auto"/>
        <w:jc w:val="left"/>
        <w:rPr/>
      </w:pPr>
      <w:r w:rsidDel="00000000" w:rsidR="00000000" w:rsidRPr="00000000">
        <w:rPr>
          <w:rtl w:val="0"/>
        </w:rPr>
        <w:t xml:space="preserve">Figure 18-</w:t>
      </w:r>
      <w:r w:rsidDel="00000000" w:rsidR="00000000" w:rsidRPr="00000000">
        <w:rPr>
          <w:i w:val="1"/>
          <w:iCs w:val="1"/>
          <w:sz w:val="28"/>
          <w:szCs w:val="28"/>
          <w:rtl w:val="0"/>
        </w:rPr>
        <w:t xml:space="preserve"> </w:t>
      </w:r>
      <w:r w:rsidDel="00000000" w:rsidR="00000000" w:rsidRPr="00000000">
        <w:rPr>
          <w:i w:val="1"/>
          <w:iCs w:val="1"/>
          <w:rtl w:val="0"/>
        </w:rPr>
        <w:t xml:space="preserve">testing tools</w:t>
      </w:r>
      <w:r w:rsidDel="00000000" w:rsidR="00000000" w:rsidRPr="00000000">
        <w:rPr>
          <w:rtl w:val="0"/>
        </w:rPr>
      </w:r>
    </w:p>
    <w:p w:rsidR="00000000" w:rsidDel="00000000" w:rsidP="00000000" w:rsidRDefault="00000000" w:rsidRPr="00000000" w14:paraId="00000050">
      <w:pPr>
        <w:pStyle w:val="Heading1"/>
        <w:tabs>
          <w:tab w:val="left" w:leader="none" w:pos="540"/>
          <w:tab w:val="left" w:leader="none" w:pos="540"/>
          <w:tab w:val="left" w:leader="none" w:pos="540"/>
          <w:tab w:val="left" w:leader="none" w:pos="540"/>
          <w:tab w:val="left" w:leader="none" w:pos="540"/>
        </w:tabs>
        <w:spacing w:line="360" w:lineRule="auto"/>
        <w:ind w:left="0" w:firstLine="0"/>
        <w:jc w:val="left"/>
        <w:rPr/>
      </w:pPr>
      <w:bookmarkStart w:colFirst="0" w:colLast="0" w:name="_heading=h.35nkun2" w:id="8"/>
      <w:bookmarkEnd w:id="8"/>
      <w:r w:rsidDel="00000000" w:rsidR="00000000" w:rsidRPr="00000000">
        <w:rPr>
          <w:rtl w:val="0"/>
        </w:rPr>
        <w:t xml:space="preserve">1. Introduction</w:t>
      </w:r>
    </w:p>
    <w:p w:rsidR="00000000" w:rsidDel="00000000" w:rsidP="00000000" w:rsidRDefault="00000000" w:rsidRPr="00000000" w14:paraId="00000051">
      <w:pPr>
        <w:spacing w:line="342.85714285714283" w:lineRule="auto"/>
        <w:ind w:firstLine="720"/>
        <w:rPr/>
      </w:pPr>
      <w:r w:rsidDel="00000000" w:rsidR="00000000" w:rsidRPr="00000000">
        <w:rPr>
          <w:b w:val="1"/>
          <w:bCs w:val="1"/>
          <w:rtl w:val="0"/>
        </w:rPr>
        <w:t xml:space="preserve">Mini Ecommerce Telegram Bot</w:t>
      </w:r>
      <w:r w:rsidDel="00000000" w:rsidR="00000000" w:rsidRPr="00000000">
        <w:rPr>
          <w:rtl w:val="0"/>
        </w:rPr>
        <w:t xml:space="preserve"> is a </w:t>
      </w:r>
      <w:r w:rsidDel="00000000" w:rsidR="00000000" w:rsidRPr="00000000">
        <w:rPr>
          <w:b w:val="1"/>
          <w:bCs w:val="1"/>
          <w:rtl w:val="0"/>
        </w:rPr>
        <w:t xml:space="preserve">mobile-first e-commerce platform</w:t>
      </w:r>
      <w:r w:rsidDel="00000000" w:rsidR="00000000" w:rsidRPr="00000000">
        <w:rPr>
          <w:rtl w:val="0"/>
        </w:rPr>
        <w:t xml:space="preserve"> that enables </w:t>
      </w:r>
      <w:r w:rsidDel="00000000" w:rsidR="00000000" w:rsidRPr="00000000">
        <w:rPr>
          <w:b w:val="1"/>
          <w:bCs w:val="1"/>
          <w:rtl w:val="0"/>
        </w:rPr>
        <w:t xml:space="preserve">Cambodian merchants</w:t>
      </w:r>
      <w:r w:rsidDel="00000000" w:rsidR="00000000" w:rsidRPr="00000000">
        <w:rPr>
          <w:rtl w:val="0"/>
        </w:rPr>
        <w:t xml:space="preserve"> to sell directly to customers through </w:t>
      </w:r>
      <w:r w:rsidDel="00000000" w:rsidR="00000000" w:rsidRPr="00000000">
        <w:rPr>
          <w:b w:val="1"/>
          <w:bCs w:val="1"/>
          <w:rtl w:val="0"/>
        </w:rPr>
        <w:t xml:space="preserve">Telegram</w:t>
      </w:r>
      <w:r w:rsidDel="00000000" w:rsidR="00000000" w:rsidRPr="00000000">
        <w:rPr>
          <w:rtl w:val="0"/>
        </w:rPr>
        <w:t xml:space="preserve">, providing a simple and cost-free channel for online selling.</w:t>
      </w:r>
    </w:p>
    <w:p w:rsidR="00000000" w:rsidDel="00000000" w:rsidP="00000000" w:rsidRDefault="00000000" w:rsidRPr="00000000" w14:paraId="00000052">
      <w:pPr>
        <w:pStyle w:val="Heading2"/>
        <w:tabs>
          <w:tab w:val="left" w:leader="none" w:pos="540"/>
          <w:tab w:val="left" w:leader="none" w:pos="540"/>
          <w:tab w:val="left" w:leader="none" w:pos="540"/>
          <w:tab w:val="left" w:leader="none" w:pos="540"/>
          <w:tab w:val="left" w:leader="none" w:pos="540"/>
        </w:tabs>
        <w:spacing w:after="240" w:before="0" w:line="360" w:lineRule="auto"/>
        <w:rPr/>
      </w:pPr>
      <w:bookmarkStart w:colFirst="0" w:colLast="0" w:name="_heading=h.1ksv4uv" w:id="9"/>
      <w:bookmarkEnd w:id="9"/>
      <w:r w:rsidDel="00000000" w:rsidR="00000000" w:rsidRPr="00000000">
        <w:rPr>
          <w:rtl w:val="0"/>
        </w:rPr>
        <w:t xml:space="preserve">1.1</w:t>
        <w:tab/>
        <w:tab/>
        <w:t xml:space="preserve">Problem Description and Statement</w:t>
      </w:r>
    </w:p>
    <w:p w:rsidR="00000000" w:rsidDel="00000000" w:rsidP="00000000" w:rsidRDefault="00000000" w:rsidRPr="00000000" w14:paraId="00000053">
      <w:pPr>
        <w:tabs>
          <w:tab w:val="left" w:leader="none" w:pos="540"/>
          <w:tab w:val="left" w:leader="none" w:pos="540"/>
          <w:tab w:val="left" w:leader="none" w:pos="540"/>
          <w:tab w:val="left" w:leader="none" w:pos="540"/>
        </w:tabs>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54">
      <w:pPr>
        <w:tabs>
          <w:tab w:val="left" w:leader="none" w:pos="540"/>
          <w:tab w:val="left" w:leader="none" w:pos="540"/>
          <w:tab w:val="left" w:leader="none" w:pos="540"/>
          <w:tab w:val="left" w:leader="none" w:pos="540"/>
        </w:tabs>
        <w:spacing w:before="240" w:lineRule="auto"/>
        <w:jc w:val="left"/>
        <w:rPr/>
      </w:pPr>
      <w:r w:rsidDel="00000000" w:rsidR="00000000" w:rsidRPr="00000000">
        <w:rPr>
          <w:rtl w:val="0"/>
        </w:rPr>
        <w:t xml:space="preserve">Small shop owners in Cambodia struggle to expand online because existing solutions (FoodPanda, E-Get, Grab) charge prohibitive commissions (20-30%) [</w:t>
      </w:r>
      <w:sdt>
        <w:sdtPr>
          <w:id w:val="1087932365"/>
          <w:tag w:val="goog_rdk_0"/>
        </w:sdtPr>
        <w:sdtContent>
          <w:del w:author="Mai Soklyna" w:id="0" w:date="2026-01-24T05:05:58Z">
            <w:r w:rsidDel="00000000" w:rsidR="00000000" w:rsidRPr="00000000">
              <w:rPr>
                <w:rtl w:val="0"/>
              </w:rPr>
              <w:delText xml:space="preserve">6</w:delText>
            </w:r>
          </w:del>
        </w:sdtContent>
      </w:sdt>
      <w:sdt>
        <w:sdtPr>
          <w:id w:val="245304121"/>
          <w:tag w:val="goog_rdk_1"/>
        </w:sdtPr>
        <w:sdtContent>
          <w:ins w:author="Mai Soklyna" w:id="0" w:date="2026-01-24T05:05:58Z">
            <w:r w:rsidDel="00000000" w:rsidR="00000000" w:rsidRPr="00000000">
              <w:fldChar w:fldCharType="begin"/>
              <w:instrText xml:space="preserve"> HYPERLINK "https://www.grab.com/my/clearer-and-organised-transactions/" </w:instrText>
              <w:fldChar w:fldCharType="separate"/>
            </w:r>
            <w:r w:rsidDel="00000000" w:rsidR="00000000" w:rsidRPr="00000000">
              <w:rPr>
                <w:u w:val="single"/>
                <w:rtl w:val="0"/>
              </w:rPr>
              <w:t xml:space="preserve">6</w:t>
            </w:r>
            <w:r w:rsidDel="00000000" w:rsidR="00000000" w:rsidRPr="00000000">
              <w:fldChar w:fldCharType="end"/>
            </w:r>
          </w:ins>
        </w:sdtContent>
      </w:sdt>
      <w:r w:rsidDel="00000000" w:rsidR="00000000" w:rsidRPr="00000000">
        <w:rPr>
          <w:rtl w:val="0"/>
        </w:rPr>
        <w:t xml:space="preserve">] and are designed for restaurants/large businesses. Currently, merchants manage sales through one-to-one Telegram chats, which is disorganized and inefficient. Customers have no centralized place to discover, compare, or purchase from multiple merchants, and everything from order tracking to payment is handled manually through messages.</w:t>
      </w:r>
    </w:p>
    <w:p w:rsidR="00000000" w:rsidDel="00000000" w:rsidP="00000000" w:rsidRDefault="00000000" w:rsidRPr="00000000" w14:paraId="00000055">
      <w:pPr>
        <w:tabs>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tl w:val="0"/>
        </w:rPr>
        <w:t xml:space="preserve">Core Pain Points:</w:t>
      </w:r>
    </w:p>
    <w:p w:rsidR="00000000" w:rsidDel="00000000" w:rsidP="00000000" w:rsidRDefault="00000000" w:rsidRPr="00000000" w14:paraId="00000056">
      <w:pPr>
        <w:numPr>
          <w:ilvl w:val="0"/>
          <w:numId w:val="14"/>
        </w:numPr>
        <w:tabs>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No affordable online presence</w:t>
      </w:r>
    </w:p>
    <w:p w:rsidR="00000000" w:rsidDel="00000000" w:rsidP="00000000" w:rsidRDefault="00000000" w:rsidRPr="00000000" w14:paraId="00000057">
      <w:pPr>
        <w:numPr>
          <w:ilvl w:val="0"/>
          <w:numId w:val="14"/>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Order management is chaotic (messages get lost)</w:t>
      </w:r>
    </w:p>
    <w:p w:rsidR="00000000" w:rsidDel="00000000" w:rsidP="00000000" w:rsidRDefault="00000000" w:rsidRPr="00000000" w14:paraId="00000058">
      <w:pPr>
        <w:numPr>
          <w:ilvl w:val="0"/>
          <w:numId w:val="14"/>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Scattered customer data with no backup</w:t>
      </w:r>
    </w:p>
    <w:p w:rsidR="00000000" w:rsidDel="00000000" w:rsidP="00000000" w:rsidRDefault="00000000" w:rsidRPr="00000000" w14:paraId="00000059">
      <w:pPr>
        <w:numPr>
          <w:ilvl w:val="0"/>
          <w:numId w:val="14"/>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No integrated payment system</w:t>
      </w:r>
    </w:p>
    <w:p w:rsidR="00000000" w:rsidDel="00000000" w:rsidP="00000000" w:rsidRDefault="00000000" w:rsidRPr="00000000" w14:paraId="0000005A">
      <w:pPr>
        <w:numPr>
          <w:ilvl w:val="0"/>
          <w:numId w:val="14"/>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Customers can't track orders or find shop locations</w:t>
      </w:r>
    </w:p>
    <w:p w:rsidR="00000000" w:rsidDel="00000000" w:rsidP="00000000" w:rsidRDefault="00000000" w:rsidRPr="00000000" w14:paraId="0000005B">
      <w:pPr>
        <w:numPr>
          <w:ilvl w:val="0"/>
          <w:numId w:val="14"/>
        </w:numPr>
        <w:tabs>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Customers must message multiple merchants individually to compare</w:t>
      </w:r>
    </w:p>
    <w:p w:rsidR="00000000" w:rsidDel="00000000" w:rsidP="00000000" w:rsidRDefault="00000000" w:rsidRPr="00000000" w14:paraId="0000005C">
      <w:pPr>
        <w:tabs>
          <w:tab w:val="left" w:leader="none" w:pos="540"/>
          <w:tab w:val="left" w:leader="none" w:pos="540"/>
          <w:tab w:val="left" w:leader="none" w:pos="540"/>
          <w:tab w:val="left" w:leader="none" w:pos="540"/>
        </w:tabs>
        <w:spacing w:before="240" w:lineRule="auto"/>
        <w:ind w:left="0" w:firstLine="0"/>
        <w:jc w:val="left"/>
        <w:rPr/>
      </w:pPr>
      <w:r w:rsidDel="00000000" w:rsidR="00000000" w:rsidRPr="00000000">
        <w:rPr>
          <w:rtl w:val="0"/>
        </w:rPr>
      </w:r>
    </w:p>
    <w:p w:rsidR="00000000" w:rsidDel="00000000" w:rsidP="00000000" w:rsidRDefault="00000000" w:rsidRPr="00000000" w14:paraId="0000005D">
      <w:pPr>
        <w:keepNext w:val="0"/>
        <w:tabs>
          <w:tab w:val="left" w:leader="none" w:pos="540"/>
          <w:tab w:val="left" w:leader="none" w:pos="540"/>
          <w:tab w:val="left" w:leader="none" w:pos="540"/>
          <w:tab w:val="left" w:leader="none" w:pos="540"/>
        </w:tabs>
        <w:spacing w:after="80" w:before="280" w:lineRule="auto"/>
        <w:ind w:left="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05E">
      <w:pPr>
        <w:tabs>
          <w:tab w:val="left" w:leader="none" w:pos="540"/>
          <w:tab w:val="left" w:leader="none" w:pos="540"/>
          <w:tab w:val="left" w:leader="none" w:pos="540"/>
          <w:tab w:val="left" w:leader="none" w:pos="540"/>
        </w:tabs>
        <w:spacing w:before="240" w:line="276" w:lineRule="auto"/>
        <w:rPr>
          <w:b w:val="1"/>
          <w:bCs w:val="1"/>
        </w:rPr>
      </w:pPr>
      <w:r w:rsidDel="00000000" w:rsidR="00000000" w:rsidRPr="00000000">
        <w:rPr>
          <w:rtl w:val="0"/>
        </w:rPr>
        <w:t xml:space="preserve">Although many small merchants in Cambodia want to expand their business online, they cannot afford expensive app-based solutions like FoodPanda or E-get which charge 20-30% commission and require difficult onboarding. Currently, merchants use Telegram to chat with customers individually, but this is not organized and does not create a unified marketplace. Customers do not have a convenient, centralized place where they can discover and purchase products from multiple verified merchants. Therefore, there is a need for a simple online shopping platform built inside Telegram that helps merchants sell their products and helps customers shop easily - without requiring customers to download another app.</w:t>
      </w:r>
      <w:r w:rsidDel="00000000" w:rsidR="00000000" w:rsidRPr="00000000">
        <w:rPr>
          <w:rtl w:val="0"/>
        </w:rPr>
      </w:r>
    </w:p>
    <w:p w:rsidR="00000000" w:rsidDel="00000000" w:rsidP="00000000" w:rsidRDefault="00000000" w:rsidRPr="00000000" w14:paraId="0000005F">
      <w:pPr>
        <w:tabs>
          <w:tab w:val="left" w:leader="none" w:pos="540"/>
          <w:tab w:val="left" w:leader="none" w:pos="540"/>
          <w:tab w:val="left" w:leader="none" w:pos="540"/>
          <w:tab w:val="left" w:leader="none" w:pos="540"/>
        </w:tabs>
        <w:spacing w:before="240" w:lineRule="auto"/>
        <w:rPr/>
      </w:pPr>
      <w:r w:rsidDel="00000000" w:rsidR="00000000" w:rsidRPr="00000000">
        <w:rPr>
          <w:b w:val="1"/>
          <w:bCs w:val="1"/>
          <w:rtl w:val="0"/>
        </w:rPr>
        <w:t xml:space="preserve">The Solution:</w:t>
      </w:r>
      <w:r w:rsidDel="00000000" w:rsidR="00000000" w:rsidRPr="00000000">
        <w:rPr>
          <w:rtl w:val="0"/>
        </w:rPr>
        <w:t xml:space="preserve"> Build a shopping marketplace </w:t>
      </w:r>
      <w:r w:rsidDel="00000000" w:rsidR="00000000" w:rsidRPr="00000000">
        <w:rPr>
          <w:b w:val="1"/>
          <w:bCs w:val="1"/>
          <w:rtl w:val="0"/>
        </w:rPr>
        <w:t xml:space="preserve">inside Telegram</w:t>
      </w:r>
      <w:r w:rsidDel="00000000" w:rsidR="00000000" w:rsidRPr="00000000">
        <w:rPr>
          <w:rtl w:val="0"/>
        </w:rPr>
        <w:t xml:space="preserve"> (not a separate app) because:</w:t>
      </w:r>
    </w:p>
    <w:p w:rsidR="00000000" w:rsidDel="00000000" w:rsidP="00000000" w:rsidRDefault="00000000" w:rsidRPr="00000000" w14:paraId="00000060">
      <w:pPr>
        <w:numPr>
          <w:ilvl w:val="0"/>
          <w:numId w:val="13"/>
        </w:numPr>
        <w:tabs>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Merchants already use Telegram to reach customers</w:t>
      </w:r>
    </w:p>
    <w:p w:rsidR="00000000" w:rsidDel="00000000" w:rsidP="00000000" w:rsidRDefault="00000000" w:rsidRPr="00000000" w14:paraId="00000061">
      <w:pPr>
        <w:numPr>
          <w:ilvl w:val="0"/>
          <w:numId w:val="13"/>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Customers already use Telegram daily (so no need to download another app)</w:t>
      </w:r>
    </w:p>
    <w:p w:rsidR="00000000" w:rsidDel="00000000" w:rsidP="00000000" w:rsidRDefault="00000000" w:rsidRPr="00000000" w14:paraId="00000062">
      <w:pPr>
        <w:numPr>
          <w:ilvl w:val="0"/>
          <w:numId w:val="13"/>
        </w:numPr>
        <w:tabs>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It provides an affordable, organized alternative to expensive delivery apps</w:t>
      </w:r>
    </w:p>
    <w:p w:rsidR="00000000" w:rsidDel="00000000" w:rsidP="00000000" w:rsidRDefault="00000000" w:rsidRPr="00000000" w14:paraId="00000063">
      <w:pPr>
        <w:numPr>
          <w:ilvl w:val="0"/>
          <w:numId w:val="13"/>
        </w:numPr>
        <w:tabs>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It creates a unified space where customers can discover, browse, and purchase from multiple verified merchants while merchants can manage orders, payments, and customer data efficiently</w:t>
      </w:r>
    </w:p>
    <w:p w:rsidR="00000000" w:rsidDel="00000000" w:rsidP="00000000" w:rsidRDefault="00000000" w:rsidRPr="00000000" w14:paraId="00000064">
      <w:pPr>
        <w:tabs>
          <w:tab w:val="left" w:leader="none" w:pos="540"/>
          <w:tab w:val="left" w:leader="none" w:pos="540"/>
          <w:tab w:val="left" w:leader="none" w:pos="540"/>
          <w:tab w:val="left" w:leader="none" w:pos="540"/>
        </w:tabs>
        <w:spacing w:before="240" w:lineRule="auto"/>
        <w:rPr/>
      </w:pPr>
      <w:r w:rsidDel="00000000" w:rsidR="00000000" w:rsidRPr="00000000">
        <w:rPr>
          <w:rtl w:val="0"/>
        </w:rPr>
        <w:t xml:space="preserve">The key insight is leveraging Telegram's existing popularity in Cambodia rather than asking users to adopt a new platform.</w:t>
      </w:r>
    </w:p>
    <w:p w:rsidR="00000000" w:rsidDel="00000000" w:rsidP="00000000" w:rsidRDefault="00000000" w:rsidRPr="00000000" w14:paraId="00000065">
      <w:pPr>
        <w:pStyle w:val="Heading2"/>
        <w:tabs>
          <w:tab w:val="left" w:leader="none" w:pos="540"/>
          <w:tab w:val="left" w:leader="none" w:pos="540"/>
          <w:tab w:val="left" w:leader="none" w:pos="540"/>
          <w:tab w:val="left" w:leader="none" w:pos="540"/>
          <w:tab w:val="left" w:leader="none" w:pos="540"/>
          <w:tab w:val="left" w:leader="none" w:pos="540"/>
        </w:tabs>
        <w:spacing w:after="240" w:line="360" w:lineRule="auto"/>
        <w:ind w:left="0" w:firstLine="0"/>
        <w:rPr/>
      </w:pPr>
      <w:bookmarkStart w:colFirst="0" w:colLast="0" w:name="_heading=h.44sinio" w:id="10"/>
      <w:bookmarkEnd w:id="10"/>
      <w:r w:rsidDel="00000000" w:rsidR="00000000" w:rsidRPr="00000000">
        <w:rPr>
          <w:rtl w:val="0"/>
        </w:rPr>
        <w:t xml:space="preserve">1.2</w:t>
        <w:tab/>
        <w:tab/>
        <w:t xml:space="preserve">Objectives</w:t>
      </w:r>
    </w:p>
    <w:p w:rsidR="00000000" w:rsidDel="00000000" w:rsidP="00000000" w:rsidRDefault="00000000" w:rsidRPr="00000000" w14:paraId="00000066">
      <w:pPr>
        <w:tabs>
          <w:tab w:val="left" w:leader="none" w:pos="540"/>
          <w:tab w:val="left" w:leader="none" w:pos="540"/>
          <w:tab w:val="left" w:leader="none" w:pos="540"/>
          <w:tab w:val="left" w:leader="none" w:pos="540"/>
          <w:tab w:val="left" w:leader="none" w:pos="540"/>
        </w:tabs>
        <w:spacing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67">
      <w:pPr>
        <w:keepNext w:val="0"/>
        <w:tabs>
          <w:tab w:val="left" w:leader="none" w:pos="540"/>
          <w:tab w:val="left" w:leader="none" w:pos="540"/>
          <w:tab w:val="left" w:leader="none" w:pos="540"/>
          <w:tab w:val="left" w:leader="none" w:pos="540"/>
          <w:tab w:val="left" w:leader="none" w:pos="540"/>
        </w:tabs>
        <w:spacing w:after="40" w:lineRule="auto"/>
        <w:ind w:left="0" w:firstLine="0"/>
        <w:rPr/>
      </w:pPr>
      <w:r w:rsidDel="00000000" w:rsidR="00000000" w:rsidRPr="00000000">
        <w:rPr>
          <w:rtl w:val="0"/>
        </w:rPr>
        <w:t xml:space="preserve">Primary Objectives</w:t>
      </w:r>
    </w:p>
    <w:p w:rsidR="00000000" w:rsidDel="00000000" w:rsidP="00000000" w:rsidRDefault="00000000" w:rsidRPr="00000000" w14:paraId="00000068">
      <w:pPr>
        <w:numPr>
          <w:ilvl w:val="0"/>
          <w:numId w:val="35"/>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b w:val="1"/>
          <w:bCs w:val="1"/>
          <w:sz w:val="22"/>
          <w:szCs w:val="22"/>
          <w:rtl w:val="0"/>
        </w:rPr>
        <w:t xml:space="preserve">Create a Telegram Bot Shopping Interface</w:t>
      </w:r>
      <w:r w:rsidDel="00000000" w:rsidR="00000000" w:rsidRPr="00000000">
        <w:rPr>
          <w:rtl w:val="0"/>
        </w:rPr>
        <w:t xml:space="preserve"> - Develop a Telegram bot that allows customers to browse products and place orders directly through Telegram without needing to download a separate app.</w:t>
      </w:r>
    </w:p>
    <w:p w:rsidR="00000000" w:rsidDel="00000000" w:rsidP="00000000" w:rsidRDefault="00000000" w:rsidRPr="00000000" w14:paraId="00000069">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Enable Product Management</w:t>
      </w:r>
      <w:r w:rsidDel="00000000" w:rsidR="00000000" w:rsidRPr="00000000">
        <w:rPr>
          <w:rtl w:val="0"/>
        </w:rPr>
        <w:t xml:space="preserve"> - Provide merchants with an easy way to add, edit, and remove their products without needing technical knowledge. Merchants should be able to manage through a web dashboard.</w:t>
      </w:r>
    </w:p>
    <w:p w:rsidR="00000000" w:rsidDel="00000000" w:rsidP="00000000" w:rsidRDefault="00000000" w:rsidRPr="00000000" w14:paraId="0000006A">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Implement Order Management System</w:t>
      </w:r>
      <w:r w:rsidDel="00000000" w:rsidR="00000000" w:rsidRPr="00000000">
        <w:rPr>
          <w:rtl w:val="0"/>
        </w:rPr>
        <w:t xml:space="preserve"> - Create a system where merchants can receive orders, confirm them, and manage delivery status.</w:t>
      </w:r>
    </w:p>
    <w:p w:rsidR="00000000" w:rsidDel="00000000" w:rsidP="00000000" w:rsidRDefault="00000000" w:rsidRPr="00000000" w14:paraId="0000006B">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Support Multiple Merchants</w:t>
      </w:r>
      <w:r w:rsidDel="00000000" w:rsidR="00000000" w:rsidRPr="00000000">
        <w:rPr>
          <w:rtl w:val="0"/>
        </w:rPr>
        <w:t xml:space="preserve"> - Design a system where multiple merchants can sell their products to the same group of customers on the same platform.</w:t>
      </w:r>
    </w:p>
    <w:p w:rsidR="00000000" w:rsidDel="00000000" w:rsidP="00000000" w:rsidRDefault="00000000" w:rsidRPr="00000000" w14:paraId="0000006C">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Implement Shopping Cart Functionality</w:t>
      </w:r>
      <w:r w:rsidDel="00000000" w:rsidR="00000000" w:rsidRPr="00000000">
        <w:rPr>
          <w:rtl w:val="0"/>
        </w:rPr>
        <w:t xml:space="preserve"> - Allow customers to add multiple products to a cart from different merchants and checkout together.</w:t>
      </w:r>
    </w:p>
    <w:p w:rsidR="00000000" w:rsidDel="00000000" w:rsidP="00000000" w:rsidRDefault="00000000" w:rsidRPr="00000000" w14:paraId="0000006D">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Enable Order Tracking</w:t>
      </w:r>
      <w:r w:rsidDel="00000000" w:rsidR="00000000" w:rsidRPr="00000000">
        <w:rPr>
          <w:rtl w:val="0"/>
        </w:rPr>
        <w:t xml:space="preserve"> - Provide customers with ability to see order status and delivery updates in real-time through Telegram.</w:t>
      </w:r>
    </w:p>
    <w:p w:rsidR="00000000" w:rsidDel="00000000" w:rsidP="00000000" w:rsidRDefault="00000000" w:rsidRPr="00000000" w14:paraId="0000006E">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Implement Secure Authentication</w:t>
      </w:r>
      <w:r w:rsidDel="00000000" w:rsidR="00000000" w:rsidRPr="00000000">
        <w:rPr>
          <w:rtl w:val="0"/>
        </w:rPr>
        <w:t xml:space="preserve"> - Ensure that merchants and customers have secure login with proper credentials (JWT tokens).</w:t>
      </w:r>
    </w:p>
    <w:p w:rsidR="00000000" w:rsidDel="00000000" w:rsidP="00000000" w:rsidRDefault="00000000" w:rsidRPr="00000000" w14:paraId="0000006F">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Support Multiple Payment Methods</w:t>
      </w:r>
      <w:r w:rsidDel="00000000" w:rsidR="00000000" w:rsidRPr="00000000">
        <w:rPr>
          <w:rtl w:val="0"/>
        </w:rPr>
        <w:t xml:space="preserve"> - Support both KHQR payment (popular in Cambodia but not yet to integrate it) and Pay on Delivery payment methods so customers can choose their preferred payment option.</w:t>
      </w:r>
    </w:p>
    <w:p w:rsidR="00000000" w:rsidDel="00000000" w:rsidP="00000000" w:rsidRDefault="00000000" w:rsidRPr="00000000" w14:paraId="00000070">
      <w:pPr>
        <w:numPr>
          <w:ilvl w:val="0"/>
          <w:numId w:val="3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Create Admin Dashboard</w:t>
      </w:r>
      <w:r w:rsidDel="00000000" w:rsidR="00000000" w:rsidRPr="00000000">
        <w:rPr>
          <w:rtl w:val="0"/>
        </w:rPr>
        <w:t xml:space="preserve"> - Develop a web dashboard where merchants can manage their products, view orders, and track sales.</w:t>
      </w:r>
    </w:p>
    <w:p w:rsidR="00000000" w:rsidDel="00000000" w:rsidP="00000000" w:rsidRDefault="00000000" w:rsidRPr="00000000" w14:paraId="00000071">
      <w:pPr>
        <w:numPr>
          <w:ilvl w:val="0"/>
          <w:numId w:val="35"/>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b w:val="1"/>
          <w:bCs w:val="1"/>
          <w:rtl w:val="0"/>
        </w:rPr>
        <w:t xml:space="preserve">Implement Customer Support System</w:t>
      </w:r>
      <w:r w:rsidDel="00000000" w:rsidR="00000000" w:rsidRPr="00000000">
        <w:rPr>
          <w:rtl w:val="0"/>
        </w:rPr>
        <w:t xml:space="preserve"> - Provide a way for customers to contact merchants with questions or issues directly through the platform.</w:t>
      </w:r>
    </w:p>
    <w:p w:rsidR="00000000" w:rsidDel="00000000" w:rsidP="00000000" w:rsidRDefault="00000000" w:rsidRPr="00000000" w14:paraId="00000072">
      <w:pPr>
        <w:keepNext w:val="0"/>
        <w:tabs>
          <w:tab w:val="left" w:leader="none" w:pos="540"/>
          <w:tab w:val="left" w:leader="none" w:pos="540"/>
          <w:tab w:val="left" w:leader="none" w:pos="540"/>
          <w:tab w:val="left" w:leader="none" w:pos="540"/>
          <w:tab w:val="left" w:leader="none" w:pos="540"/>
        </w:tabs>
        <w:spacing w:after="40" w:lineRule="auto"/>
        <w:ind w:left="0" w:firstLine="0"/>
        <w:rPr/>
      </w:pPr>
      <w:r w:rsidDel="00000000" w:rsidR="00000000" w:rsidRPr="00000000">
        <w:rPr>
          <w:rtl w:val="0"/>
        </w:rPr>
        <w:t xml:space="preserve">Secondary Objectives</w:t>
      </w:r>
    </w:p>
    <w:p w:rsidR="00000000" w:rsidDel="00000000" w:rsidP="00000000" w:rsidRDefault="00000000" w:rsidRPr="00000000" w14:paraId="00000073">
      <w:pPr>
        <w:numPr>
          <w:ilvl w:val="0"/>
          <w:numId w:val="17"/>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Create a responsive web dashboard for merchants to view their sales</w:t>
      </w:r>
    </w:p>
    <w:p w:rsidR="00000000" w:rsidDel="00000000" w:rsidP="00000000" w:rsidRDefault="00000000" w:rsidRPr="00000000" w14:paraId="00000074">
      <w:pPr>
        <w:numPr>
          <w:ilvl w:val="0"/>
          <w:numId w:val="17"/>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Implement notification system to inform merchants of new orders</w:t>
      </w:r>
    </w:p>
    <w:p w:rsidR="00000000" w:rsidDel="00000000" w:rsidP="00000000" w:rsidRDefault="00000000" w:rsidRPr="00000000" w14:paraId="00000075">
      <w:pPr>
        <w:numPr>
          <w:ilvl w:val="0"/>
          <w:numId w:val="17"/>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Design a user-friendly interface suitable for Cambodian users</w:t>
      </w:r>
    </w:p>
    <w:p w:rsidR="00000000" w:rsidDel="00000000" w:rsidP="00000000" w:rsidRDefault="00000000" w:rsidRPr="00000000" w14:paraId="00000076">
      <w:pPr>
        <w:numPr>
          <w:ilvl w:val="0"/>
          <w:numId w:val="17"/>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Ensure the system works properly on mobile phones</w:t>
      </w:r>
    </w:p>
    <w:p w:rsidR="00000000" w:rsidDel="00000000" w:rsidP="00000000" w:rsidRDefault="00000000" w:rsidRPr="00000000" w14:paraId="00000077">
      <w:pPr>
        <w:numPr>
          <w:ilvl w:val="0"/>
          <w:numId w:val="17"/>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Test all features to ensure they work correctly</w:t>
      </w:r>
    </w:p>
    <w:p w:rsidR="00000000" w:rsidDel="00000000" w:rsidP="00000000" w:rsidRDefault="00000000" w:rsidRPr="00000000" w14:paraId="00000078">
      <w:pPr>
        <w:pStyle w:val="Heading1"/>
        <w:tabs>
          <w:tab w:val="left" w:leader="none" w:pos="540"/>
          <w:tab w:val="left" w:leader="none" w:pos="540"/>
          <w:tab w:val="left" w:leader="none" w:pos="540"/>
          <w:tab w:val="left" w:leader="none" w:pos="540"/>
          <w:tab w:val="left" w:leader="none" w:pos="540"/>
        </w:tabs>
        <w:spacing w:line="360" w:lineRule="auto"/>
        <w:ind w:left="0" w:firstLine="0"/>
        <w:jc w:val="left"/>
        <w:rPr/>
      </w:pPr>
      <w:bookmarkStart w:colFirst="0" w:colLast="0" w:name="_heading=h.b0ezs4bq6y81" w:id="11"/>
      <w:bookmarkEnd w:id="11"/>
      <w:r w:rsidDel="00000000" w:rsidR="00000000" w:rsidRPr="00000000">
        <w:rPr>
          <w:rtl w:val="0"/>
        </w:rPr>
      </w:r>
    </w:p>
    <w:p w:rsidR="00000000" w:rsidDel="00000000" w:rsidP="00000000" w:rsidRDefault="00000000" w:rsidRPr="00000000" w14:paraId="00000079">
      <w:pPr>
        <w:pStyle w:val="Heading1"/>
        <w:tabs>
          <w:tab w:val="left" w:leader="none" w:pos="540"/>
          <w:tab w:val="left" w:leader="none" w:pos="540"/>
          <w:tab w:val="left" w:leader="none" w:pos="540"/>
          <w:tab w:val="left" w:leader="none" w:pos="540"/>
          <w:tab w:val="left" w:leader="none" w:pos="540"/>
        </w:tabs>
        <w:spacing w:line="360" w:lineRule="auto"/>
        <w:ind w:left="0" w:firstLine="0"/>
        <w:jc w:val="left"/>
        <w:rPr/>
      </w:pPr>
      <w:bookmarkStart w:colFirst="0" w:colLast="0" w:name="_heading=h.2g750lo02qdk" w:id="12"/>
      <w:bookmarkEnd w:id="12"/>
      <w:r w:rsidDel="00000000" w:rsidR="00000000" w:rsidRPr="00000000">
        <w:rPr>
          <w:rtl w:val="0"/>
        </w:rPr>
        <w:t xml:space="preserve">2. Project Review</w:t>
      </w:r>
    </w:p>
    <w:p w:rsidR="00000000" w:rsidDel="00000000" w:rsidP="00000000" w:rsidRDefault="00000000" w:rsidRPr="00000000" w14:paraId="0000007A">
      <w:pPr>
        <w:pStyle w:val="Heading2"/>
        <w:tabs>
          <w:tab w:val="left" w:leader="none" w:pos="540"/>
          <w:tab w:val="left" w:leader="none" w:pos="540"/>
          <w:tab w:val="left" w:leader="none" w:pos="540"/>
          <w:tab w:val="left" w:leader="none" w:pos="540"/>
          <w:tab w:val="left" w:leader="none" w:pos="540"/>
        </w:tabs>
        <w:spacing w:after="240" w:before="0" w:line="360" w:lineRule="auto"/>
        <w:ind w:firstLine="0"/>
        <w:rPr/>
      </w:pPr>
      <w:bookmarkStart w:colFirst="0" w:colLast="0" w:name="_heading=h.z337ya" w:id="13"/>
      <w:bookmarkEnd w:id="13"/>
      <w:r w:rsidDel="00000000" w:rsidR="00000000" w:rsidRPr="00000000">
        <w:rPr>
          <w:rtl w:val="0"/>
        </w:rPr>
        <w:t xml:space="preserve">2.1</w:t>
        <w:tab/>
        <w:tab/>
        <w:t xml:space="preserve">Existing Project 1 Review</w:t>
      </w:r>
    </w:p>
    <w:p w:rsidR="00000000" w:rsidDel="00000000" w:rsidP="00000000" w:rsidRDefault="00000000" w:rsidRPr="00000000" w14:paraId="0000007B">
      <w:pPr>
        <w:tabs>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BotStore.cc (botstore.cc)</w:t>
      </w:r>
    </w:p>
    <w:p w:rsidR="00000000" w:rsidDel="00000000" w:rsidP="00000000" w:rsidRDefault="00000000" w:rsidRPr="00000000" w14:paraId="0000007C">
      <w:pPr>
        <w:tabs>
          <w:tab w:val="left" w:leader="none" w:pos="540"/>
          <w:tab w:val="left" w:leader="none" w:pos="540"/>
          <w:tab w:val="left" w:leader="none" w:pos="540"/>
          <w:tab w:val="left" w:leader="none" w:pos="540"/>
        </w:tabs>
        <w:spacing w:before="240" w:line="276" w:lineRule="auto"/>
        <w:rPr/>
      </w:pPr>
      <w:r w:rsidDel="00000000" w:rsidR="00000000" w:rsidRPr="00000000">
        <w:rPr>
          <w:rtl w:val="0"/>
        </w:rPr>
        <w:t xml:space="preserve">Full e-commerce bot platform for Telegram.</w:t>
      </w:r>
    </w:p>
    <w:p w:rsidR="00000000" w:rsidDel="00000000" w:rsidP="00000000" w:rsidRDefault="00000000" w:rsidRPr="00000000" w14:paraId="0000007D">
      <w:pPr>
        <w:tabs>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7E">
      <w:pPr>
        <w:numPr>
          <w:ilvl w:val="0"/>
          <w:numId w:val="22"/>
        </w:numPr>
        <w:tabs>
          <w:tab w:val="left" w:leader="none" w:pos="540"/>
          <w:tab w:val="left" w:leader="none" w:pos="540"/>
          <w:tab w:val="left" w:leader="none" w:pos="540"/>
          <w:tab w:val="left" w:leader="none" w:pos="540"/>
        </w:tabs>
        <w:spacing w:after="0" w:before="240" w:line="276" w:lineRule="auto"/>
        <w:ind w:left="720" w:hanging="360"/>
        <w:jc w:val="left"/>
        <w:rPr/>
      </w:pPr>
      <w:r w:rsidDel="00000000" w:rsidR="00000000" w:rsidRPr="00000000">
        <w:rPr>
          <w:rtl w:val="0"/>
        </w:rPr>
        <w:t xml:space="preserve"> Catalog and cart functionality</w:t>
      </w:r>
    </w:p>
    <w:p w:rsidR="00000000" w:rsidDel="00000000" w:rsidP="00000000" w:rsidRDefault="00000000" w:rsidRPr="00000000" w14:paraId="0000007F">
      <w:pPr>
        <w:numPr>
          <w:ilvl w:val="0"/>
          <w:numId w:val="22"/>
        </w:numPr>
        <w:tabs>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Payment and CRM features</w:t>
      </w:r>
    </w:p>
    <w:p w:rsidR="00000000" w:rsidDel="00000000" w:rsidP="00000000" w:rsidRDefault="00000000" w:rsidRPr="00000000" w14:paraId="00000080">
      <w:pPr>
        <w:numPr>
          <w:ilvl w:val="0"/>
          <w:numId w:val="22"/>
        </w:numPr>
        <w:tabs>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Analytics and promo codes</w:t>
      </w:r>
    </w:p>
    <w:p w:rsidR="00000000" w:rsidDel="00000000" w:rsidP="00000000" w:rsidRDefault="00000000" w:rsidRPr="00000000" w14:paraId="00000081">
      <w:pPr>
        <w:numPr>
          <w:ilvl w:val="0"/>
          <w:numId w:val="22"/>
        </w:numPr>
        <w:tabs>
          <w:tab w:val="left" w:leader="none" w:pos="540"/>
          <w:tab w:val="left" w:leader="none" w:pos="540"/>
          <w:tab w:val="left" w:leader="none" w:pos="540"/>
          <w:tab w:val="left" w:leader="none" w:pos="540"/>
        </w:tabs>
        <w:spacing w:before="0" w:line="276" w:lineRule="auto"/>
        <w:ind w:left="720" w:hanging="360"/>
        <w:jc w:val="left"/>
        <w:rPr/>
      </w:pPr>
      <w:r w:rsidDel="00000000" w:rsidR="00000000" w:rsidRPr="00000000">
        <w:rPr>
          <w:rtl w:val="0"/>
        </w:rPr>
        <w:t xml:space="preserve"> Multilingual support</w:t>
      </w:r>
    </w:p>
    <w:p w:rsidR="00000000" w:rsidDel="00000000" w:rsidP="00000000" w:rsidRDefault="00000000" w:rsidRPr="00000000" w14:paraId="00000082">
      <w:pPr>
        <w:tabs>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Limitations for Cambodia:</w:t>
      </w:r>
    </w:p>
    <w:p w:rsidR="00000000" w:rsidDel="00000000" w:rsidP="00000000" w:rsidRDefault="00000000" w:rsidRPr="00000000" w14:paraId="00000083">
      <w:pPr>
        <w:numPr>
          <w:ilvl w:val="0"/>
          <w:numId w:val="41"/>
        </w:numPr>
        <w:tabs>
          <w:tab w:val="left" w:leader="none" w:pos="540"/>
          <w:tab w:val="left" w:leader="none" w:pos="540"/>
          <w:tab w:val="left" w:leader="none" w:pos="540"/>
          <w:tab w:val="left" w:leader="none" w:pos="540"/>
        </w:tabs>
        <w:spacing w:after="0" w:before="24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Payments non-local</w:t>
      </w:r>
      <w:r w:rsidDel="00000000" w:rsidR="00000000" w:rsidRPr="00000000">
        <w:rPr>
          <w:rtl w:val="0"/>
        </w:rPr>
        <w:t xml:space="preserve"> - Providers not Cambodia-specific on their pricing page</w:t>
      </w:r>
    </w:p>
    <w:p w:rsidR="00000000" w:rsidDel="00000000" w:rsidP="00000000" w:rsidRDefault="00000000" w:rsidRPr="00000000" w14:paraId="00000084">
      <w:pPr>
        <w:numPr>
          <w:ilvl w:val="0"/>
          <w:numId w:val="41"/>
        </w:numPr>
        <w:tabs>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Single merchant</w:t>
      </w:r>
      <w:r w:rsidDel="00000000" w:rsidR="00000000" w:rsidRPr="00000000">
        <w:rPr>
          <w:rtl w:val="0"/>
        </w:rPr>
        <w:t xml:space="preserve"> - Each merchant operates separately</w:t>
      </w:r>
    </w:p>
    <w:p w:rsidR="00000000" w:rsidDel="00000000" w:rsidP="00000000" w:rsidRDefault="00000000" w:rsidRPr="00000000" w14:paraId="00000085">
      <w:pPr>
        <w:numPr>
          <w:ilvl w:val="0"/>
          <w:numId w:val="41"/>
        </w:numPr>
        <w:tabs>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No multi-merchant marketplace</w:t>
      </w:r>
      <w:r w:rsidDel="00000000" w:rsidR="00000000" w:rsidRPr="00000000">
        <w:rPr>
          <w:rtl w:val="0"/>
        </w:rPr>
        <w:t xml:space="preserve"> - Doesn't solve customer discovery</w:t>
      </w:r>
    </w:p>
    <w:p w:rsidR="00000000" w:rsidDel="00000000" w:rsidP="00000000" w:rsidRDefault="00000000" w:rsidRPr="00000000" w14:paraId="00000086">
      <w:pPr>
        <w:numPr>
          <w:ilvl w:val="0"/>
          <w:numId w:val="41"/>
        </w:numPr>
        <w:tabs>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Generic global solution</w:t>
      </w:r>
    </w:p>
    <w:p w:rsidR="00000000" w:rsidDel="00000000" w:rsidP="00000000" w:rsidRDefault="00000000" w:rsidRPr="00000000" w14:paraId="00000087">
      <w:pPr>
        <w:numPr>
          <w:ilvl w:val="0"/>
          <w:numId w:val="41"/>
        </w:numPr>
        <w:tabs>
          <w:tab w:val="left" w:leader="none" w:pos="540"/>
          <w:tab w:val="left" w:leader="none" w:pos="540"/>
          <w:tab w:val="left" w:leader="none" w:pos="540"/>
          <w:tab w:val="left" w:leader="none" w:pos="540"/>
        </w:tabs>
        <w:spacing w:before="0" w:line="276" w:lineRule="auto"/>
        <w:ind w:left="720" w:hanging="360"/>
        <w:jc w:val="left"/>
        <w:rPr/>
      </w:pPr>
      <w:r w:rsidDel="00000000" w:rsidR="00000000" w:rsidRPr="00000000">
        <w:rPr>
          <w:rtl w:val="0"/>
        </w:rPr>
        <w:t xml:space="preserve">Not optimized for Cambodia's payment ecosystem</w:t>
      </w:r>
    </w:p>
    <w:p w:rsidR="00000000" w:rsidDel="00000000" w:rsidP="00000000" w:rsidRDefault="00000000" w:rsidRPr="00000000" w14:paraId="00000088">
      <w:pPr>
        <w:tabs>
          <w:tab w:val="left" w:leader="none" w:pos="540"/>
          <w:tab w:val="left" w:leader="none" w:pos="540"/>
          <w:tab w:val="left" w:leader="none" w:pos="540"/>
          <w:tab w:val="left" w:leader="none" w:pos="540"/>
        </w:tabs>
        <w:spacing w:before="240" w:line="276" w:lineRule="auto"/>
        <w:rPr/>
      </w:pPr>
      <w:r w:rsidDel="00000000" w:rsidR="00000000" w:rsidRPr="00000000">
        <w:rPr>
          <w:rtl w:val="0"/>
        </w:rPr>
        <w:t xml:space="preserve">[</w:t>
      </w:r>
      <w:hyperlink r:id="rId9">
        <w:r w:rsidDel="00000000" w:rsidR="00000000" w:rsidRPr="00000000">
          <w:rPr>
            <w:u w:val="single"/>
            <w:rtl w:val="0"/>
          </w:rPr>
          <w:t xml:space="preserve">botstore.cc</w:t>
        </w:r>
      </w:hyperlink>
      <w:r w:rsidDel="00000000" w:rsidR="00000000" w:rsidRPr="00000000">
        <w:rPr>
          <w:rtl w:val="0"/>
        </w:rPr>
        <w:t xml:space="preserve">] </w:t>
        <w:tab/>
        <w:tab/>
      </w:r>
    </w:p>
    <w:p w:rsidR="00000000" w:rsidDel="00000000" w:rsidP="00000000" w:rsidRDefault="00000000" w:rsidRPr="00000000" w14:paraId="00000089">
      <w:pPr>
        <w:pStyle w:val="Heading2"/>
        <w:widowControl w:val="0"/>
        <w:tabs>
          <w:tab w:val="left" w:leader="none" w:pos="540"/>
          <w:tab w:val="left" w:leader="none" w:pos="540"/>
          <w:tab w:val="left" w:leader="none" w:pos="540"/>
          <w:tab w:val="left" w:leader="none" w:pos="540"/>
          <w:tab w:val="left" w:leader="none" w:pos="540"/>
          <w:tab w:val="left" w:leader="none" w:pos="540"/>
        </w:tabs>
        <w:spacing w:after="240" w:before="0" w:line="360" w:lineRule="auto"/>
        <w:rPr/>
      </w:pPr>
      <w:bookmarkStart w:colFirst="0" w:colLast="0" w:name="_heading=h.3j2qqm3" w:id="14"/>
      <w:bookmarkEnd w:id="14"/>
      <w:r w:rsidDel="00000000" w:rsidR="00000000" w:rsidRPr="00000000">
        <w:rPr>
          <w:rtl w:val="0"/>
        </w:rPr>
        <w:t xml:space="preserve">2.2</w:t>
        <w:tab/>
        <w:tab/>
        <w:t xml:space="preserve">Existing Project Review</w:t>
      </w:r>
    </w:p>
    <w:p w:rsidR="00000000" w:rsidDel="00000000" w:rsidP="00000000" w:rsidRDefault="00000000" w:rsidRPr="00000000" w14:paraId="0000008A">
      <w:pPr>
        <w:tabs>
          <w:tab w:val="left" w:leader="none" w:pos="540"/>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2 Teleport (teleportapp.store)</w:t>
      </w:r>
    </w:p>
    <w:p w:rsidR="00000000" w:rsidDel="00000000" w:rsidP="00000000" w:rsidRDefault="00000000" w:rsidRPr="00000000" w14:paraId="0000008B">
      <w:pPr>
        <w:tabs>
          <w:tab w:val="left" w:leader="none" w:pos="540"/>
          <w:tab w:val="left" w:leader="none" w:pos="540"/>
          <w:tab w:val="left" w:leader="none" w:pos="540"/>
          <w:tab w:val="left" w:leader="none" w:pos="540"/>
          <w:tab w:val="left" w:leader="none" w:pos="540"/>
        </w:tabs>
        <w:spacing w:before="240" w:line="276" w:lineRule="auto"/>
        <w:rPr/>
      </w:pPr>
      <w:r w:rsidDel="00000000" w:rsidR="00000000" w:rsidRPr="00000000">
        <w:rPr>
          <w:rtl w:val="0"/>
        </w:rPr>
        <w:t xml:space="preserve">Telegram Mini-App store builder with product modifiers.</w:t>
      </w:r>
    </w:p>
    <w:p w:rsidR="00000000" w:rsidDel="00000000" w:rsidP="00000000" w:rsidRDefault="00000000" w:rsidRPr="00000000" w14:paraId="0000008C">
      <w:pPr>
        <w:tabs>
          <w:tab w:val="left" w:leader="none" w:pos="540"/>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8D">
      <w:pPr>
        <w:numPr>
          <w:ilvl w:val="0"/>
          <w:numId w:val="7"/>
        </w:numPr>
        <w:tabs>
          <w:tab w:val="left" w:leader="none" w:pos="540"/>
          <w:tab w:val="left" w:leader="none" w:pos="540"/>
          <w:tab w:val="left" w:leader="none" w:pos="540"/>
          <w:tab w:val="left" w:leader="none" w:pos="540"/>
          <w:tab w:val="left" w:leader="none" w:pos="540"/>
        </w:tabs>
        <w:spacing w:after="0" w:before="240" w:line="276" w:lineRule="auto"/>
        <w:ind w:left="720" w:hanging="360"/>
        <w:jc w:val="left"/>
        <w:rPr/>
      </w:pPr>
      <w:r w:rsidDel="00000000" w:rsidR="00000000" w:rsidRPr="00000000">
        <w:rPr>
          <w:rtl w:val="0"/>
        </w:rPr>
        <w:t xml:space="preserve"> Modifiers for product options (clothing size, etc.)</w:t>
      </w:r>
    </w:p>
    <w:p w:rsidR="00000000" w:rsidDel="00000000" w:rsidP="00000000" w:rsidRDefault="00000000" w:rsidRPr="00000000" w14:paraId="0000008E">
      <w:pPr>
        <w:numPr>
          <w:ilvl w:val="0"/>
          <w:numId w:val="7"/>
        </w:numPr>
        <w:tabs>
          <w:tab w:val="left" w:leader="none" w:pos="540"/>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Full shopping cart system</w:t>
      </w:r>
    </w:p>
    <w:p w:rsidR="00000000" w:rsidDel="00000000" w:rsidP="00000000" w:rsidRDefault="00000000" w:rsidRPr="00000000" w14:paraId="0000008F">
      <w:pPr>
        <w:numPr>
          <w:ilvl w:val="0"/>
          <w:numId w:val="7"/>
        </w:numPr>
        <w:tabs>
          <w:tab w:val="left" w:leader="none" w:pos="540"/>
          <w:tab w:val="left" w:leader="none" w:pos="540"/>
          <w:tab w:val="left" w:leader="none" w:pos="540"/>
          <w:tab w:val="left" w:leader="none" w:pos="540"/>
          <w:tab w:val="left" w:leader="none" w:pos="540"/>
        </w:tabs>
        <w:spacing w:before="0" w:line="276" w:lineRule="auto"/>
        <w:ind w:left="720" w:hanging="360"/>
        <w:jc w:val="left"/>
        <w:rPr/>
      </w:pPr>
      <w:r w:rsidDel="00000000" w:rsidR="00000000" w:rsidRPr="00000000">
        <w:rPr>
          <w:rtl w:val="0"/>
        </w:rPr>
        <w:t xml:space="preserve">Supports Cash on Delivery / pickup methods</w:t>
      </w:r>
    </w:p>
    <w:p w:rsidR="00000000" w:rsidDel="00000000" w:rsidP="00000000" w:rsidRDefault="00000000" w:rsidRPr="00000000" w14:paraId="00000090">
      <w:pPr>
        <w:tabs>
          <w:tab w:val="left" w:leader="none" w:pos="540"/>
          <w:tab w:val="left" w:leader="none" w:pos="540"/>
          <w:tab w:val="left" w:leader="none" w:pos="540"/>
          <w:tab w:val="left" w:leader="none" w:pos="540"/>
          <w:tab w:val="left" w:leader="none" w:pos="540"/>
        </w:tabs>
        <w:spacing w:before="240" w:line="276" w:lineRule="auto"/>
        <w:rPr>
          <w:b w:val="1"/>
          <w:bCs w:val="1"/>
        </w:rPr>
      </w:pPr>
      <w:r w:rsidDel="00000000" w:rsidR="00000000" w:rsidRPr="00000000">
        <w:rPr>
          <w:b w:val="1"/>
          <w:bCs w:val="1"/>
          <w:rtl w:val="0"/>
        </w:rPr>
        <w:t xml:space="preserve">Limitations for Cambodia:</w:t>
      </w:r>
    </w:p>
    <w:p w:rsidR="00000000" w:rsidDel="00000000" w:rsidP="00000000" w:rsidRDefault="00000000" w:rsidRPr="00000000" w14:paraId="00000091">
      <w:pPr>
        <w:numPr>
          <w:ilvl w:val="0"/>
          <w:numId w:val="3"/>
        </w:numPr>
        <w:tabs>
          <w:tab w:val="left" w:leader="none" w:pos="540"/>
          <w:tab w:val="left" w:leader="none" w:pos="540"/>
          <w:tab w:val="left" w:leader="none" w:pos="540"/>
          <w:tab w:val="left" w:leader="none" w:pos="540"/>
          <w:tab w:val="left" w:leader="none" w:pos="540"/>
        </w:tabs>
        <w:spacing w:after="0" w:before="24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No Cambodia payment gateway</w:t>
      </w:r>
      <w:r w:rsidDel="00000000" w:rsidR="00000000" w:rsidRPr="00000000">
        <w:rPr>
          <w:rtl w:val="0"/>
        </w:rPr>
        <w:t xml:space="preserve"> - Uses generic Telegram payments + third-party providers</w:t>
      </w:r>
    </w:p>
    <w:p w:rsidR="00000000" w:rsidDel="00000000" w:rsidP="00000000" w:rsidRDefault="00000000" w:rsidRPr="00000000" w14:paraId="00000092">
      <w:pPr>
        <w:numPr>
          <w:ilvl w:val="0"/>
          <w:numId w:val="3"/>
        </w:numPr>
        <w:tabs>
          <w:tab w:val="left" w:leader="none" w:pos="540"/>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No KHQR or ABA</w:t>
      </w:r>
      <w:r w:rsidDel="00000000" w:rsidR="00000000" w:rsidRPr="00000000">
        <w:rPr>
          <w:rtl w:val="0"/>
        </w:rPr>
        <w:t xml:space="preserve"> - Not local-payment optimized</w:t>
      </w:r>
    </w:p>
    <w:p w:rsidR="00000000" w:rsidDel="00000000" w:rsidP="00000000" w:rsidRDefault="00000000" w:rsidRPr="00000000" w14:paraId="00000093">
      <w:pPr>
        <w:numPr>
          <w:ilvl w:val="0"/>
          <w:numId w:val="3"/>
        </w:numPr>
        <w:tabs>
          <w:tab w:val="left" w:leader="none" w:pos="540"/>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rtl w:val="0"/>
        </w:rPr>
        <w:t xml:space="preserve"> </w:t>
      </w:r>
      <w:r w:rsidDel="00000000" w:rsidR="00000000" w:rsidRPr="00000000">
        <w:rPr>
          <w:b w:val="1"/>
          <w:bCs w:val="1"/>
          <w:rtl w:val="0"/>
        </w:rPr>
        <w:t xml:space="preserve">Single merchant focused</w:t>
      </w:r>
      <w:r w:rsidDel="00000000" w:rsidR="00000000" w:rsidRPr="00000000">
        <w:rPr>
          <w:rtl w:val="0"/>
        </w:rPr>
        <w:t xml:space="preserve"> - Each merchant is separate shop</w:t>
      </w:r>
    </w:p>
    <w:p w:rsidR="00000000" w:rsidDel="00000000" w:rsidP="00000000" w:rsidRDefault="00000000" w:rsidRPr="00000000" w14:paraId="00000094">
      <w:pPr>
        <w:numPr>
          <w:ilvl w:val="0"/>
          <w:numId w:val="3"/>
        </w:numPr>
        <w:tabs>
          <w:tab w:val="left" w:leader="none" w:pos="540"/>
          <w:tab w:val="left" w:leader="none" w:pos="540"/>
          <w:tab w:val="left" w:leader="none" w:pos="540"/>
          <w:tab w:val="left" w:leader="none" w:pos="540"/>
          <w:tab w:val="left" w:leader="none" w:pos="540"/>
        </w:tabs>
        <w:spacing w:after="0" w:before="0" w:line="276" w:lineRule="auto"/>
        <w:ind w:left="720" w:hanging="360"/>
        <w:jc w:val="left"/>
        <w:rPr/>
      </w:pPr>
      <w:r w:rsidDel="00000000" w:rsidR="00000000" w:rsidRPr="00000000">
        <w:rPr>
          <w:b w:val="1"/>
          <w:bCs w:val="1"/>
          <w:rtl w:val="0"/>
        </w:rPr>
        <w:t xml:space="preserve">No multi-merchant marketplace</w:t>
      </w:r>
      <w:r w:rsidDel="00000000" w:rsidR="00000000" w:rsidRPr="00000000">
        <w:rPr>
          <w:rtl w:val="0"/>
        </w:rPr>
        <w:t xml:space="preserve"> - Doesn't solve customer discovery problem</w:t>
      </w:r>
    </w:p>
    <w:p w:rsidR="00000000" w:rsidDel="00000000" w:rsidP="00000000" w:rsidRDefault="00000000" w:rsidRPr="00000000" w14:paraId="00000095">
      <w:pPr>
        <w:numPr>
          <w:ilvl w:val="0"/>
          <w:numId w:val="3"/>
        </w:numPr>
        <w:tabs>
          <w:tab w:val="left" w:leader="none" w:pos="540"/>
          <w:tab w:val="left" w:leader="none" w:pos="540"/>
          <w:tab w:val="left" w:leader="none" w:pos="540"/>
          <w:tab w:val="left" w:leader="none" w:pos="540"/>
          <w:tab w:val="left" w:leader="none" w:pos="540"/>
        </w:tabs>
        <w:spacing w:before="0" w:line="276" w:lineRule="auto"/>
        <w:ind w:left="720" w:hanging="360"/>
        <w:jc w:val="left"/>
        <w:rPr/>
      </w:pPr>
      <w:r w:rsidDel="00000000" w:rsidR="00000000" w:rsidRPr="00000000">
        <w:rPr>
          <w:rtl w:val="0"/>
        </w:rPr>
        <w:t xml:space="preserve">Primarily for global market</w:t>
      </w:r>
    </w:p>
    <w:p w:rsidR="00000000" w:rsidDel="00000000" w:rsidP="00000000" w:rsidRDefault="00000000" w:rsidRPr="00000000" w14:paraId="00000096">
      <w:pPr>
        <w:tabs>
          <w:tab w:val="left" w:leader="none" w:pos="540"/>
          <w:tab w:val="left" w:leader="none" w:pos="540"/>
          <w:tab w:val="left" w:leader="none" w:pos="540"/>
          <w:tab w:val="left" w:leader="none" w:pos="540"/>
          <w:tab w:val="left" w:leader="none" w:pos="540"/>
        </w:tabs>
        <w:spacing w:before="240" w:line="276" w:lineRule="auto"/>
        <w:rPr>
          <w:b w:val="1"/>
          <w:bCs w:val="1"/>
        </w:rPr>
      </w:pPr>
      <w:r w:rsidDel="00000000" w:rsidR="00000000" w:rsidRPr="00000000">
        <w:rPr>
          <w:rtl w:val="0"/>
        </w:rPr>
        <w:t xml:space="preserve">[</w:t>
      </w:r>
      <w:hyperlink r:id="rId10">
        <w:r w:rsidDel="00000000" w:rsidR="00000000" w:rsidRPr="00000000">
          <w:rPr>
            <w:u w:val="single"/>
            <w:rtl w:val="0"/>
          </w:rPr>
          <w:t xml:space="preserve">teleportapp.store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pStyle w:val="Heading2"/>
        <w:widowControl w:val="0"/>
        <w:tabs>
          <w:tab w:val="left" w:leader="none" w:pos="540"/>
          <w:tab w:val="left" w:leader="none" w:pos="540"/>
          <w:tab w:val="left" w:leader="none" w:pos="540"/>
          <w:tab w:val="left" w:leader="none" w:pos="540"/>
          <w:tab w:val="left" w:leader="none" w:pos="540"/>
          <w:tab w:val="left" w:leader="none" w:pos="540"/>
        </w:tabs>
        <w:spacing w:after="240" w:before="0" w:line="360" w:lineRule="auto"/>
        <w:rPr/>
      </w:pPr>
      <w:bookmarkStart w:colFirst="0" w:colLast="0" w:name="_heading=h.w5mnt796802f" w:id="15"/>
      <w:bookmarkEnd w:id="15"/>
      <w:r w:rsidDel="00000000" w:rsidR="00000000" w:rsidRPr="00000000">
        <w:rPr>
          <w:rtl w:val="0"/>
        </w:rPr>
        <w:t xml:space="preserve">2.3</w:t>
        <w:tab/>
        <w:tab/>
        <w:t xml:space="preserve">Project Review </w:t>
      </w:r>
      <w:r w:rsidDel="00000000" w:rsidR="00000000" w:rsidRPr="00000000">
        <w:rPr>
          <w:sz w:val="26"/>
          <w:szCs w:val="26"/>
          <w:rtl w:val="0"/>
        </w:rPr>
        <w:t xml:space="preserve">Current Practice in Cambodia </w:t>
      </w:r>
      <w:r w:rsidDel="00000000" w:rsidR="00000000" w:rsidRPr="00000000">
        <w:rPr>
          <w:rtl w:val="0"/>
        </w:rPr>
      </w:r>
    </w:p>
    <w:p w:rsidR="00000000" w:rsidDel="00000000" w:rsidP="00000000" w:rsidRDefault="00000000" w:rsidRPr="00000000" w14:paraId="00000098">
      <w:pPr>
        <w:keepNext w:val="0"/>
        <w:tabs>
          <w:tab w:val="left" w:leader="none" w:pos="540"/>
          <w:tab w:val="left" w:leader="none" w:pos="540"/>
          <w:tab w:val="left" w:leader="none" w:pos="540"/>
          <w:tab w:val="left" w:leader="none" w:pos="540"/>
          <w:tab w:val="left" w:leader="none" w:pos="540"/>
        </w:tabs>
        <w:spacing w:after="80" w:before="280" w:lineRule="auto"/>
        <w:ind w:left="0" w:firstLine="0"/>
        <w:rPr/>
      </w:pPr>
      <w:r w:rsidDel="00000000" w:rsidR="00000000" w:rsidRPr="00000000">
        <w:rPr>
          <w:rtl w:val="0"/>
        </w:rPr>
        <w:t xml:space="preserve">Telegram Channels + Manual DM Ordering</w:t>
      </w:r>
    </w:p>
    <w:p w:rsidR="00000000" w:rsidDel="00000000" w:rsidP="00000000" w:rsidRDefault="00000000" w:rsidRPr="00000000" w14:paraId="00000099">
      <w:pPr>
        <w:tabs>
          <w:tab w:val="left" w:leader="none" w:pos="540"/>
          <w:tab w:val="left" w:leader="none" w:pos="540"/>
          <w:tab w:val="left" w:leader="none" w:pos="540"/>
          <w:tab w:val="left" w:leader="none" w:pos="540"/>
          <w:tab w:val="left" w:leader="none" w:pos="540"/>
        </w:tabs>
        <w:spacing w:before="240" w:lineRule="auto"/>
        <w:rPr/>
      </w:pPr>
      <w:r w:rsidDel="00000000" w:rsidR="00000000" w:rsidRPr="00000000">
        <w:rPr>
          <w:rtl w:val="0"/>
        </w:rPr>
        <w:t xml:space="preserve">Many small merchants in Cambodia currently use Telegram to chat directly with customers one-by-one.</w:t>
      </w:r>
    </w:p>
    <w:p w:rsidR="00000000" w:rsidDel="00000000" w:rsidP="00000000" w:rsidRDefault="00000000" w:rsidRPr="00000000" w14:paraId="0000009A">
      <w:pPr>
        <w:tabs>
          <w:tab w:val="left" w:leader="none" w:pos="540"/>
          <w:tab w:val="left" w:leader="none" w:pos="540"/>
          <w:tab w:val="left" w:leader="none" w:pos="540"/>
          <w:tab w:val="left" w:leader="none" w:pos="540"/>
          <w:tab w:val="left" w:leader="none" w:pos="540"/>
        </w:tabs>
        <w:spacing w:before="240" w:lineRule="auto"/>
        <w:rPr>
          <w:b w:val="1"/>
          <w:bCs w:val="1"/>
        </w:rPr>
      </w:pPr>
      <w:r w:rsidDel="00000000" w:rsidR="00000000" w:rsidRPr="00000000">
        <w:rPr>
          <w:b w:val="1"/>
          <w:bCs w:val="1"/>
          <w:rtl w:val="0"/>
        </w:rPr>
        <w:t xml:space="preserve">How It Currently Works:</w:t>
      </w:r>
    </w:p>
    <w:p w:rsidR="00000000" w:rsidDel="00000000" w:rsidP="00000000" w:rsidRDefault="00000000" w:rsidRPr="00000000" w14:paraId="0000009B">
      <w:pPr>
        <w:numPr>
          <w:ilvl w:val="0"/>
          <w:numId w:val="31"/>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Merchants create Telegram channel or group</w:t>
      </w:r>
    </w:p>
    <w:p w:rsidR="00000000" w:rsidDel="00000000" w:rsidP="00000000" w:rsidRDefault="00000000" w:rsidRPr="00000000" w14:paraId="0000009C">
      <w:pPr>
        <w:numPr>
          <w:ilvl w:val="0"/>
          <w:numId w:val="31"/>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Post product photos and price lists</w:t>
      </w:r>
    </w:p>
    <w:p w:rsidR="00000000" w:rsidDel="00000000" w:rsidP="00000000" w:rsidRDefault="00000000" w:rsidRPr="00000000" w14:paraId="0000009D">
      <w:pPr>
        <w:numPr>
          <w:ilvl w:val="0"/>
          <w:numId w:val="31"/>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Customers DM merchant with order details</w:t>
      </w:r>
    </w:p>
    <w:p w:rsidR="00000000" w:rsidDel="00000000" w:rsidP="00000000" w:rsidRDefault="00000000" w:rsidRPr="00000000" w14:paraId="0000009E">
      <w:pPr>
        <w:numPr>
          <w:ilvl w:val="0"/>
          <w:numId w:val="31"/>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Merchant and customer negotiate manually</w:t>
      </w:r>
    </w:p>
    <w:p w:rsidR="00000000" w:rsidDel="00000000" w:rsidP="00000000" w:rsidRDefault="00000000" w:rsidRPr="00000000" w14:paraId="0000009F">
      <w:pPr>
        <w:numPr>
          <w:ilvl w:val="0"/>
          <w:numId w:val="31"/>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No organized product listing</w:t>
      </w:r>
    </w:p>
    <w:p w:rsidR="00000000" w:rsidDel="00000000" w:rsidP="00000000" w:rsidRDefault="00000000" w:rsidRPr="00000000" w14:paraId="000000A0">
      <w:pPr>
        <w:numPr>
          <w:ilvl w:val="0"/>
          <w:numId w:val="31"/>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No cart system</w:t>
      </w:r>
    </w:p>
    <w:p w:rsidR="00000000" w:rsidDel="00000000" w:rsidP="00000000" w:rsidRDefault="00000000" w:rsidRPr="00000000" w14:paraId="000000A1">
      <w:pPr>
        <w:numPr>
          <w:ilvl w:val="0"/>
          <w:numId w:val="31"/>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Payment arranged directly (cash, mobile money)</w:t>
      </w:r>
    </w:p>
    <w:p w:rsidR="00000000" w:rsidDel="00000000" w:rsidP="00000000" w:rsidRDefault="00000000" w:rsidRPr="00000000" w14:paraId="000000A2">
      <w:pPr>
        <w:keepNext w:val="0"/>
        <w:tabs>
          <w:tab w:val="left" w:leader="none" w:pos="540"/>
          <w:tab w:val="left" w:leader="none" w:pos="540"/>
          <w:tab w:val="left" w:leader="none" w:pos="540"/>
          <w:tab w:val="left" w:leader="none" w:pos="540"/>
          <w:tab w:val="left" w:leader="none" w:pos="540"/>
        </w:tabs>
        <w:spacing w:after="40" w:lineRule="auto"/>
        <w:ind w:left="0" w:firstLine="0"/>
        <w:rPr/>
      </w:pPr>
      <w:r w:rsidDel="00000000" w:rsidR="00000000" w:rsidRPr="00000000">
        <w:rPr>
          <w:rtl w:val="0"/>
        </w:rPr>
        <w:t xml:space="preserve">Strengths:</w:t>
      </w:r>
    </w:p>
    <w:p w:rsidR="00000000" w:rsidDel="00000000" w:rsidP="00000000" w:rsidRDefault="00000000" w:rsidRPr="00000000" w14:paraId="000000A3">
      <w:pPr>
        <w:numPr>
          <w:ilvl w:val="0"/>
          <w:numId w:val="30"/>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Free to use</w:t>
      </w:r>
    </w:p>
    <w:p w:rsidR="00000000" w:rsidDel="00000000" w:rsidP="00000000" w:rsidRDefault="00000000" w:rsidRPr="00000000" w14:paraId="000000A4">
      <w:pPr>
        <w:numPr>
          <w:ilvl w:val="0"/>
          <w:numId w:val="30"/>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Directly in Telegram (customers already have app)</w:t>
      </w:r>
    </w:p>
    <w:p w:rsidR="00000000" w:rsidDel="00000000" w:rsidP="00000000" w:rsidRDefault="00000000" w:rsidRPr="00000000" w14:paraId="000000A5">
      <w:pPr>
        <w:numPr>
          <w:ilvl w:val="0"/>
          <w:numId w:val="30"/>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Works for any product type</w:t>
      </w:r>
    </w:p>
    <w:p w:rsidR="00000000" w:rsidDel="00000000" w:rsidP="00000000" w:rsidRDefault="00000000" w:rsidRPr="00000000" w14:paraId="000000A6">
      <w:pPr>
        <w:numPr>
          <w:ilvl w:val="0"/>
          <w:numId w:val="30"/>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Merchants can share location in Telegram</w:t>
      </w:r>
    </w:p>
    <w:p w:rsidR="00000000" w:rsidDel="00000000" w:rsidP="00000000" w:rsidRDefault="00000000" w:rsidRPr="00000000" w14:paraId="000000A7">
      <w:pPr>
        <w:numPr>
          <w:ilvl w:val="0"/>
          <w:numId w:val="30"/>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Direct merchant-customer relationship</w:t>
      </w:r>
    </w:p>
    <w:p w:rsidR="00000000" w:rsidDel="00000000" w:rsidP="00000000" w:rsidRDefault="00000000" w:rsidRPr="00000000" w14:paraId="000000A8">
      <w:pPr>
        <w:keepNext w:val="0"/>
        <w:tabs>
          <w:tab w:val="left" w:leader="none" w:pos="540"/>
          <w:tab w:val="left" w:leader="none" w:pos="540"/>
          <w:tab w:val="left" w:leader="none" w:pos="540"/>
          <w:tab w:val="left" w:leader="none" w:pos="540"/>
          <w:tab w:val="left" w:leader="none" w:pos="540"/>
        </w:tabs>
        <w:spacing w:after="40" w:lineRule="auto"/>
        <w:ind w:left="0" w:firstLine="0"/>
        <w:rPr/>
      </w:pPr>
      <w:r w:rsidDel="00000000" w:rsidR="00000000" w:rsidRPr="00000000">
        <w:rPr>
          <w:rtl w:val="0"/>
        </w:rPr>
        <w:t xml:space="preserve">Limitations:</w:t>
      </w:r>
    </w:p>
    <w:p w:rsidR="00000000" w:rsidDel="00000000" w:rsidP="00000000" w:rsidRDefault="00000000" w:rsidRPr="00000000" w14:paraId="000000A9">
      <w:pPr>
        <w:numPr>
          <w:ilvl w:val="0"/>
          <w:numId w:val="15"/>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 </w:t>
      </w:r>
      <w:r w:rsidDel="00000000" w:rsidR="00000000" w:rsidRPr="00000000">
        <w:rPr>
          <w:b w:val="1"/>
          <w:bCs w:val="1"/>
          <w:rtl w:val="0"/>
        </w:rPr>
        <w:t xml:space="preserve">No product variants</w:t>
      </w:r>
      <w:r w:rsidDel="00000000" w:rsidR="00000000" w:rsidRPr="00000000">
        <w:rPr>
          <w:rtl w:val="0"/>
        </w:rPr>
        <w:t xml:space="preserve"> - Can't show sizes, colors, options</w:t>
      </w:r>
    </w:p>
    <w:p w:rsidR="00000000" w:rsidDel="00000000" w:rsidP="00000000" w:rsidRDefault="00000000" w:rsidRPr="00000000" w14:paraId="000000AA">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 </w:t>
      </w:r>
      <w:r w:rsidDel="00000000" w:rsidR="00000000" w:rsidRPr="00000000">
        <w:rPr>
          <w:b w:val="1"/>
          <w:bCs w:val="1"/>
          <w:rtl w:val="0"/>
        </w:rPr>
        <w:t xml:space="preserve">No cart system</w:t>
      </w:r>
      <w:r w:rsidDel="00000000" w:rsidR="00000000" w:rsidRPr="00000000">
        <w:rPr>
          <w:rtl w:val="0"/>
        </w:rPr>
        <w:t xml:space="preserve"> - Customer orders one item at a time</w:t>
      </w:r>
    </w:p>
    <w:p w:rsidR="00000000" w:rsidDel="00000000" w:rsidP="00000000" w:rsidRDefault="00000000" w:rsidRPr="00000000" w14:paraId="000000AB">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 </w:t>
      </w:r>
      <w:r w:rsidDel="00000000" w:rsidR="00000000" w:rsidRPr="00000000">
        <w:rPr>
          <w:b w:val="1"/>
          <w:bCs w:val="1"/>
          <w:rtl w:val="0"/>
        </w:rPr>
        <w:t xml:space="preserve">No order management</w:t>
      </w:r>
      <w:r w:rsidDel="00000000" w:rsidR="00000000" w:rsidRPr="00000000">
        <w:rPr>
          <w:rtl w:val="0"/>
        </w:rPr>
        <w:t xml:space="preserve"> - Orders tracked only in manual chat history</w:t>
      </w:r>
    </w:p>
    <w:p w:rsidR="00000000" w:rsidDel="00000000" w:rsidP="00000000" w:rsidRDefault="00000000" w:rsidRPr="00000000" w14:paraId="000000AC">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 </w:t>
      </w:r>
      <w:r w:rsidDel="00000000" w:rsidR="00000000" w:rsidRPr="00000000">
        <w:rPr>
          <w:b w:val="1"/>
          <w:bCs w:val="1"/>
          <w:rtl w:val="0"/>
        </w:rPr>
        <w:t xml:space="preserve">No payment processing</w:t>
      </w:r>
      <w:r w:rsidDel="00000000" w:rsidR="00000000" w:rsidRPr="00000000">
        <w:rPr>
          <w:rtl w:val="0"/>
        </w:rPr>
        <w:t xml:space="preserve"> - Manual payment negotiation</w:t>
      </w:r>
    </w:p>
    <w:p w:rsidR="00000000" w:rsidDel="00000000" w:rsidP="00000000" w:rsidRDefault="00000000" w:rsidRPr="00000000" w14:paraId="000000AD">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 </w:t>
      </w:r>
      <w:r w:rsidDel="00000000" w:rsidR="00000000" w:rsidRPr="00000000">
        <w:rPr>
          <w:b w:val="1"/>
          <w:bCs w:val="1"/>
          <w:rtl w:val="0"/>
        </w:rPr>
        <w:t xml:space="preserve">No order tracking</w:t>
      </w:r>
      <w:r w:rsidDel="00000000" w:rsidR="00000000" w:rsidRPr="00000000">
        <w:rPr>
          <w:rtl w:val="0"/>
        </w:rPr>
        <w:t xml:space="preserve"> - Customer has no way to track status</w:t>
      </w:r>
    </w:p>
    <w:p w:rsidR="00000000" w:rsidDel="00000000" w:rsidP="00000000" w:rsidRDefault="00000000" w:rsidRPr="00000000" w14:paraId="000000AE">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 </w:t>
      </w:r>
      <w:r w:rsidDel="00000000" w:rsidR="00000000" w:rsidRPr="00000000">
        <w:rPr>
          <w:b w:val="1"/>
          <w:bCs w:val="1"/>
          <w:rtl w:val="0"/>
        </w:rPr>
        <w:t xml:space="preserve">No centralized marketplace</w:t>
      </w:r>
      <w:r w:rsidDel="00000000" w:rsidR="00000000" w:rsidRPr="00000000">
        <w:rPr>
          <w:rtl w:val="0"/>
        </w:rPr>
        <w:t xml:space="preserve"> - Each merchant isolated</w:t>
      </w:r>
    </w:p>
    <w:p w:rsidR="00000000" w:rsidDel="00000000" w:rsidP="00000000" w:rsidRDefault="00000000" w:rsidRPr="00000000" w14:paraId="000000AF">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Very inefficient</w:t>
      </w:r>
      <w:r w:rsidDel="00000000" w:rsidR="00000000" w:rsidRPr="00000000">
        <w:rPr>
          <w:rtl w:val="0"/>
        </w:rPr>
        <w:t xml:space="preserve"> - Merchants spend hours on manual DMs</w:t>
      </w:r>
    </w:p>
    <w:p w:rsidR="00000000" w:rsidDel="00000000" w:rsidP="00000000" w:rsidRDefault="00000000" w:rsidRPr="00000000" w14:paraId="000000B0">
      <w:pPr>
        <w:numPr>
          <w:ilvl w:val="0"/>
          <w:numId w:val="15"/>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Looks unprofessional compared to real shops</w:t>
      </w:r>
    </w:p>
    <w:p w:rsidR="00000000" w:rsidDel="00000000" w:rsidP="00000000" w:rsidRDefault="00000000" w:rsidRPr="00000000" w14:paraId="000000B1">
      <w:pPr>
        <w:numPr>
          <w:ilvl w:val="0"/>
          <w:numId w:val="15"/>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b w:val="1"/>
          <w:bCs w:val="1"/>
          <w:rtl w:val="0"/>
        </w:rPr>
        <w:t xml:space="preserve">Data loss risk </w:t>
      </w:r>
      <w:r w:rsidDel="00000000" w:rsidR="00000000" w:rsidRPr="00000000">
        <w:rPr>
          <w:rtl w:val="0"/>
        </w:rPr>
        <w:t xml:space="preserve">- If merchant changes phone, all data lost</w:t>
      </w:r>
    </w:p>
    <w:p w:rsidR="00000000" w:rsidDel="00000000" w:rsidP="00000000" w:rsidRDefault="00000000" w:rsidRPr="00000000" w14:paraId="000000B2">
      <w:pPr>
        <w:pStyle w:val="Heading1"/>
        <w:tabs>
          <w:tab w:val="left" w:leader="none" w:pos="540"/>
          <w:tab w:val="left" w:leader="none" w:pos="540"/>
          <w:tab w:val="left" w:leader="none" w:pos="540"/>
          <w:tab w:val="left" w:leader="none" w:pos="540"/>
          <w:tab w:val="left" w:leader="none" w:pos="540"/>
        </w:tabs>
        <w:ind w:left="0" w:firstLine="0"/>
        <w:rPr/>
      </w:pPr>
      <w:bookmarkStart w:colFirst="0" w:colLast="0" w:name="_heading=h.u6le9u35zixi" w:id="16"/>
      <w:bookmarkEnd w:id="16"/>
      <w:r w:rsidDel="00000000" w:rsidR="00000000" w:rsidRPr="00000000">
        <w:rPr>
          <w:rtl w:val="0"/>
        </w:rPr>
      </w:r>
    </w:p>
    <w:p w:rsidR="00000000" w:rsidDel="00000000" w:rsidP="00000000" w:rsidRDefault="00000000" w:rsidRPr="00000000" w14:paraId="000000B3">
      <w:pPr>
        <w:pStyle w:val="Heading1"/>
        <w:tabs>
          <w:tab w:val="left" w:leader="none" w:pos="540"/>
          <w:tab w:val="left" w:leader="none" w:pos="540"/>
          <w:tab w:val="left" w:leader="none" w:pos="540"/>
          <w:tab w:val="left" w:leader="none" w:pos="540"/>
          <w:tab w:val="left" w:leader="none" w:pos="540"/>
          <w:tab w:val="left" w:leader="none" w:pos="708.6614173228347"/>
          <w:tab w:val="left" w:leader="none" w:pos="705"/>
        </w:tabs>
        <w:rPr/>
      </w:pPr>
      <w:bookmarkStart w:colFirst="0" w:colLast="0" w:name="_heading=h.1y810tw" w:id="17"/>
      <w:bookmarkEnd w:id="17"/>
      <w:r w:rsidDel="00000000" w:rsidR="00000000" w:rsidRPr="00000000">
        <w:rPr>
          <w:rtl w:val="0"/>
        </w:rPr>
        <w:t xml:space="preserve">3. Methodology </w:t>
      </w:r>
    </w:p>
    <w:p w:rsidR="00000000" w:rsidDel="00000000" w:rsidP="00000000" w:rsidRDefault="00000000" w:rsidRPr="00000000" w14:paraId="000000B4">
      <w:pPr>
        <w:ind w:left="720" w:firstLine="0"/>
        <w:rPr/>
      </w:pPr>
      <w:r w:rsidDel="00000000" w:rsidR="00000000" w:rsidRPr="00000000">
        <w:rPr/>
        <w:drawing>
          <wp:inline distB="114300" distT="114300" distL="114300" distR="114300">
            <wp:extent cx="5486400" cy="952500"/>
            <wp:effectExtent b="0" l="0" r="0" t="0"/>
            <wp:docPr id="7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i w:val="1"/>
          <w:iCs w:val="1"/>
          <w:rtl w:val="0"/>
        </w:rPr>
        <w:t xml:space="preserve">Figure 1 -methodology</w:t>
      </w:r>
      <w:r w:rsidDel="00000000" w:rsidR="00000000" w:rsidRPr="00000000">
        <w:rPr>
          <w:rtl w:val="0"/>
        </w:rPr>
      </w:r>
    </w:p>
    <w:p w:rsidR="00000000" w:rsidDel="00000000" w:rsidP="00000000" w:rsidRDefault="00000000" w:rsidRPr="00000000" w14:paraId="000000B6">
      <w:pPr>
        <w:spacing w:before="240" w:lineRule="auto"/>
        <w:rPr/>
      </w:pPr>
      <w:r w:rsidDel="00000000" w:rsidR="00000000" w:rsidRPr="00000000">
        <w:rPr>
          <w:rtl w:val="0"/>
        </w:rPr>
        <w:t xml:space="preserve">The development of this project follows the following steps:</w:t>
      </w:r>
    </w:p>
    <w:p w:rsidR="00000000" w:rsidDel="00000000" w:rsidP="00000000" w:rsidRDefault="00000000" w:rsidRPr="00000000" w14:paraId="000000B7">
      <w:pPr>
        <w:pStyle w:val="Heading2"/>
        <w:keepNext w:val="0"/>
        <w:tabs>
          <w:tab w:val="left" w:leader="none" w:pos="540"/>
        </w:tabs>
        <w:spacing w:after="80" w:before="280" w:lineRule="auto"/>
        <w:rPr/>
      </w:pPr>
      <w:bookmarkStart w:colFirst="0" w:colLast="0" w:name="_heading=h.jrnuzioesipq" w:id="18"/>
      <w:bookmarkEnd w:id="18"/>
      <w:r w:rsidDel="00000000" w:rsidR="00000000" w:rsidRPr="00000000">
        <w:rPr>
          <w:rtl w:val="0"/>
        </w:rPr>
        <w:t xml:space="preserve">3.1 Requirement Gathering Phase</w:t>
      </w:r>
    </w:p>
    <w:p w:rsidR="00000000" w:rsidDel="00000000" w:rsidP="00000000" w:rsidRDefault="00000000" w:rsidRPr="00000000" w14:paraId="000000B8">
      <w:pPr>
        <w:spacing w:before="240" w:line="342.85714285714283" w:lineRule="auto"/>
        <w:rPr/>
      </w:pPr>
      <w:r w:rsidDel="00000000" w:rsidR="00000000" w:rsidRPr="00000000">
        <w:rPr>
          <w:rtl w:val="0"/>
        </w:rPr>
        <w:t xml:space="preserve">This phase identifies what the system must do and what users need. It ensures the project focuses on the most important features (Telegram selling flow + merchant dashboard) and avoids building unnecessary functions. This phase is important because clear requirements reduce future changes and confusion.</w:t>
      </w:r>
    </w:p>
    <w:p w:rsidR="00000000" w:rsidDel="00000000" w:rsidP="00000000" w:rsidRDefault="00000000" w:rsidRPr="00000000" w14:paraId="000000B9">
      <w:pPr>
        <w:pStyle w:val="Heading2"/>
        <w:keepNext w:val="0"/>
        <w:tabs>
          <w:tab w:val="left" w:leader="none" w:pos="540"/>
        </w:tabs>
        <w:spacing w:after="80" w:before="280" w:lineRule="auto"/>
        <w:rPr/>
      </w:pPr>
      <w:bookmarkStart w:colFirst="0" w:colLast="0" w:name="_heading=h.ehituzo3fa6r" w:id="19"/>
      <w:bookmarkEnd w:id="19"/>
      <w:r w:rsidDel="00000000" w:rsidR="00000000" w:rsidRPr="00000000">
        <w:rPr>
          <w:rtl w:val="0"/>
        </w:rPr>
        <w:t xml:space="preserve">3.2 System Design Phased</w:t>
      </w:r>
    </w:p>
    <w:p w:rsidR="00000000" w:rsidDel="00000000" w:rsidP="00000000" w:rsidRDefault="00000000" w:rsidRPr="00000000" w14:paraId="000000B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4786313" cy="3505600"/>
            <wp:effectExtent b="0" l="0" r="0" t="0"/>
            <wp:wrapSquare wrapText="bothSides" distB="114300" distT="114300" distL="114300" distR="114300"/>
            <wp:docPr id="7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786313" cy="3505600"/>
                    </a:xfrm>
                    <a:prstGeom prst="rect"/>
                    <a:ln/>
                  </pic:spPr>
                </pic:pic>
              </a:graphicData>
            </a:graphic>
          </wp:anchor>
        </w:drawing>
      </w:r>
    </w:p>
    <w:p w:rsidR="00000000" w:rsidDel="00000000" w:rsidP="00000000" w:rsidRDefault="00000000" w:rsidRPr="00000000" w14:paraId="000000BB">
      <w:pPr>
        <w:ind w:left="720" w:firstLine="0"/>
        <w:rPr>
          <w:i w:val="1"/>
          <w:iCs w:val="1"/>
        </w:rPr>
      </w:pPr>
      <w:r w:rsidDel="00000000" w:rsidR="00000000" w:rsidRPr="00000000">
        <w:rPr>
          <w:rtl w:val="0"/>
        </w:rPr>
      </w:r>
    </w:p>
    <w:p w:rsidR="00000000" w:rsidDel="00000000" w:rsidP="00000000" w:rsidRDefault="00000000" w:rsidRPr="00000000" w14:paraId="000000BC">
      <w:pPr>
        <w:ind w:left="720" w:firstLine="0"/>
        <w:rPr>
          <w:i w:val="1"/>
          <w:iCs w:val="1"/>
        </w:rPr>
      </w:pPr>
      <w:r w:rsidDel="00000000" w:rsidR="00000000" w:rsidRPr="00000000">
        <w:rPr>
          <w:rtl w:val="0"/>
        </w:rPr>
      </w:r>
    </w:p>
    <w:p w:rsidR="00000000" w:rsidDel="00000000" w:rsidP="00000000" w:rsidRDefault="00000000" w:rsidRPr="00000000" w14:paraId="000000BD">
      <w:pPr>
        <w:ind w:left="720" w:firstLine="0"/>
        <w:rPr>
          <w:i w:val="1"/>
          <w:iCs w:val="1"/>
        </w:rPr>
      </w:pPr>
      <w:r w:rsidDel="00000000" w:rsidR="00000000" w:rsidRPr="00000000">
        <w:rPr>
          <w:rtl w:val="0"/>
        </w:rPr>
      </w:r>
    </w:p>
    <w:p w:rsidR="00000000" w:rsidDel="00000000" w:rsidP="00000000" w:rsidRDefault="00000000" w:rsidRPr="00000000" w14:paraId="000000BE">
      <w:pPr>
        <w:ind w:left="720" w:firstLine="0"/>
        <w:rPr>
          <w:i w:val="1"/>
          <w:iCs w:val="1"/>
        </w:rPr>
      </w:pPr>
      <w:r w:rsidDel="00000000" w:rsidR="00000000" w:rsidRPr="00000000">
        <w:rPr>
          <w:i w:val="1"/>
          <w:iCs w:val="1"/>
          <w:rtl w:val="0"/>
        </w:rPr>
        <w:t xml:space="preserve">Figure 2 -system design phase</w:t>
      </w:r>
    </w:p>
    <w:p w:rsidR="00000000" w:rsidDel="00000000" w:rsidP="00000000" w:rsidRDefault="00000000" w:rsidRPr="00000000" w14:paraId="000000BF">
      <w:pPr>
        <w:spacing w:before="240" w:line="342.85714285714283" w:lineRule="auto"/>
        <w:jc w:val="left"/>
        <w:rPr/>
      </w:pPr>
      <w:r w:rsidDel="00000000" w:rsidR="00000000" w:rsidRPr="00000000">
        <w:rPr>
          <w:rtl w:val="0"/>
        </w:rPr>
        <w:t xml:space="preserve">This phase explains </w:t>
      </w:r>
      <w:r w:rsidDel="00000000" w:rsidR="00000000" w:rsidRPr="00000000">
        <w:rPr>
          <w:b w:val="1"/>
          <w:bCs w:val="1"/>
          <w:rtl w:val="0"/>
        </w:rPr>
        <w:t xml:space="preserve">how the system will work</w:t>
      </w:r>
      <w:r w:rsidDel="00000000" w:rsidR="00000000" w:rsidRPr="00000000">
        <w:rPr>
          <w:rtl w:val="0"/>
        </w:rPr>
        <w:t xml:space="preserve"> before coding starts. It defines the overall structure, such as how the Telegram bot and web dashboard communicate with the backend server and database. A good design helps the system stay organized, scalable, and easier to implement.</w:t>
      </w:r>
    </w:p>
    <w:p w:rsidR="00000000" w:rsidDel="00000000" w:rsidP="00000000" w:rsidRDefault="00000000" w:rsidRPr="00000000" w14:paraId="000000C0">
      <w:pPr>
        <w:pStyle w:val="Heading2"/>
        <w:keepNext w:val="0"/>
        <w:tabs>
          <w:tab w:val="left" w:leader="none" w:pos="540"/>
        </w:tabs>
        <w:spacing w:after="80" w:before="280" w:lineRule="auto"/>
        <w:rPr/>
      </w:pPr>
      <w:bookmarkStart w:colFirst="0" w:colLast="0" w:name="_heading=h.vpb5hpq87nsr" w:id="20"/>
      <w:bookmarkEnd w:id="20"/>
      <w:r w:rsidDel="00000000" w:rsidR="00000000" w:rsidRPr="00000000">
        <w:rPr>
          <w:rtl w:val="0"/>
        </w:rPr>
        <w:t xml:space="preserve">3.3 TimeLine Phase</w:t>
      </w:r>
    </w:p>
    <w:p w:rsidR="00000000" w:rsidDel="00000000" w:rsidP="00000000" w:rsidRDefault="00000000" w:rsidRPr="00000000" w14:paraId="000000C1">
      <w:pPr>
        <w:spacing w:before="240" w:line="342.85714285714283" w:lineRule="auto"/>
        <w:ind w:left="0" w:firstLine="0"/>
        <w:jc w:val="left"/>
        <w:rPr/>
      </w:pPr>
      <w:r w:rsidDel="00000000" w:rsidR="00000000" w:rsidRPr="00000000">
        <w:rPr>
          <w:rtl w:val="0"/>
        </w:rPr>
        <w:t xml:space="preserve">This phase is where the system is </w:t>
      </w:r>
      <w:r w:rsidDel="00000000" w:rsidR="00000000" w:rsidRPr="00000000">
        <w:rPr>
          <w:b w:val="1"/>
          <w:bCs w:val="1"/>
          <w:rtl w:val="0"/>
        </w:rPr>
        <w:t xml:space="preserve">developed and integrated</w:t>
      </w:r>
      <w:r w:rsidDel="00000000" w:rsidR="00000000" w:rsidRPr="00000000">
        <w:rPr>
          <w:rtl w:val="0"/>
        </w:rPr>
        <w:t xml:space="preserve"> based on the design. Backend, database, Telegram bot, and web dashboard are built step-by-step until they work together as one complete system. This phase takes the longest time in the 15-week schedule because it involves most of the programming work.</w:t>
      </w:r>
    </w:p>
    <w:p w:rsidR="00000000" w:rsidDel="00000000" w:rsidP="00000000" w:rsidRDefault="00000000" w:rsidRPr="00000000" w14:paraId="000000C2">
      <w:pPr>
        <w:pStyle w:val="Heading2"/>
        <w:keepNext w:val="0"/>
        <w:tabs>
          <w:tab w:val="left" w:leader="none" w:pos="540"/>
        </w:tabs>
        <w:spacing w:after="80" w:before="280" w:lineRule="auto"/>
        <w:ind w:left="0" w:firstLine="0"/>
        <w:rPr/>
      </w:pPr>
      <w:bookmarkStart w:colFirst="0" w:colLast="0" w:name="_heading=h.vnksvu19rl23" w:id="21"/>
      <w:bookmarkEnd w:id="21"/>
      <w:r w:rsidDel="00000000" w:rsidR="00000000" w:rsidRPr="00000000">
        <w:rPr>
          <w:rtl w:val="0"/>
        </w:rPr>
        <w:t xml:space="preserve">3.4 Testing PhaseTested all Telegram bot commands</w:t>
      </w:r>
    </w:p>
    <w:p w:rsidR="00000000" w:rsidDel="00000000" w:rsidP="00000000" w:rsidRDefault="00000000" w:rsidRPr="00000000" w14:paraId="000000C3">
      <w:pPr>
        <w:spacing w:before="240" w:line="342.85714285714283" w:lineRule="auto"/>
        <w:jc w:val="left"/>
        <w:rPr/>
      </w:pPr>
      <w:r w:rsidDel="00000000" w:rsidR="00000000" w:rsidRPr="00000000">
        <w:rPr>
          <w:rtl w:val="0"/>
        </w:rPr>
        <w:t xml:space="preserve">This phase checks whether the system works correctly and meets the requirements. It ensures the Telegram bot, web dashboard, APIs, and database behave as expected and that errors are fixed. Testing may require returning to design or implementation to improve the system and remove bugs.</w:t>
      </w:r>
    </w:p>
    <w:p w:rsidR="00000000" w:rsidDel="00000000" w:rsidP="00000000" w:rsidRDefault="00000000" w:rsidRPr="00000000" w14:paraId="000000C4">
      <w:pPr>
        <w:spacing w:before="240" w:line="342.85714285714283" w:lineRule="auto"/>
        <w:jc w:val="left"/>
        <w:rPr/>
      </w:pPr>
      <w:r w:rsidDel="00000000" w:rsidR="00000000" w:rsidRPr="00000000">
        <w:rPr/>
        <w:drawing>
          <wp:inline distB="114300" distT="114300" distL="114300" distR="114300">
            <wp:extent cx="5486400" cy="3098800"/>
            <wp:effectExtent b="0" l="0" r="0" t="0"/>
            <wp:docPr id="7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240" w:line="342.85714285714283" w:lineRule="auto"/>
        <w:jc w:val="left"/>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i w:val="1"/>
          <w:iCs w:val="1"/>
          <w:rtl w:val="0"/>
        </w:rPr>
        <w:t xml:space="preserve">Figure 3 -timeline phase</w:t>
      </w:r>
      <w:r w:rsidDel="00000000" w:rsidR="00000000" w:rsidRPr="00000000">
        <w:rPr>
          <w:rtl w:val="0"/>
        </w:rPr>
      </w:r>
    </w:p>
    <w:p w:rsidR="00000000" w:rsidDel="00000000" w:rsidP="00000000" w:rsidRDefault="00000000" w:rsidRPr="00000000" w14:paraId="000000C7">
      <w:pPr>
        <w:spacing w:after="120" w:before="480" w:line="342.85714285714283" w:lineRule="auto"/>
        <w:jc w:val="left"/>
        <w:rPr/>
      </w:pPr>
      <w:r w:rsidDel="00000000" w:rsidR="00000000" w:rsidRPr="00000000">
        <w:rPr>
          <w:rtl w:val="0"/>
        </w:rPr>
        <w:t xml:space="preserve"> Detailed Explanation of Each Step (Final 15‑Week Timeline)</w:t>
      </w:r>
    </w:p>
    <w:p w:rsidR="00000000" w:rsidDel="00000000" w:rsidP="00000000" w:rsidRDefault="00000000" w:rsidRPr="00000000" w14:paraId="000000C8">
      <w:pPr>
        <w:spacing w:after="80" w:line="342.85714285714283" w:lineRule="auto"/>
        <w:jc w:val="left"/>
        <w:rPr/>
      </w:pPr>
      <w:r w:rsidDel="00000000" w:rsidR="00000000" w:rsidRPr="00000000">
        <w:rPr>
          <w:rtl w:val="0"/>
        </w:rPr>
        <w:t xml:space="preserve">1. Requirement Analysis + Scope</w:t>
      </w:r>
    </w:p>
    <w:p w:rsidR="00000000" w:rsidDel="00000000" w:rsidP="00000000" w:rsidRDefault="00000000" w:rsidRPr="00000000" w14:paraId="000000C9">
      <w:pPr>
        <w:spacing w:after="220" w:before="220" w:line="342.85714285714283" w:lineRule="auto"/>
        <w:jc w:val="left"/>
        <w:rPr>
          <w:sz w:val="21"/>
          <w:szCs w:val="21"/>
        </w:rPr>
      </w:pPr>
      <w:r w:rsidDel="00000000" w:rsidR="00000000" w:rsidRPr="00000000">
        <w:rPr>
          <w:sz w:val="21"/>
          <w:szCs w:val="21"/>
          <w:rtl w:val="0"/>
        </w:rPr>
        <w:t xml:space="preserve">This step defines the foundation of the project.</w:t>
        <w:br w:type="textWrapping"/>
        <w:t xml:space="preserve">Activities include:</w:t>
      </w:r>
    </w:p>
    <w:p w:rsidR="00000000" w:rsidDel="00000000" w:rsidP="00000000" w:rsidRDefault="00000000" w:rsidRPr="00000000" w14:paraId="000000CA">
      <w:pPr>
        <w:numPr>
          <w:ilvl w:val="0"/>
          <w:numId w:val="36"/>
        </w:numPr>
        <w:spacing w:after="0" w:before="220" w:line="342.85714285714283" w:lineRule="auto"/>
        <w:ind w:left="720" w:hanging="360"/>
        <w:jc w:val="left"/>
        <w:rPr>
          <w:b w:val="0"/>
          <w:bCs w:val="0"/>
        </w:rPr>
      </w:pPr>
      <w:r w:rsidDel="00000000" w:rsidR="00000000" w:rsidRPr="00000000">
        <w:rPr>
          <w:sz w:val="21"/>
          <w:szCs w:val="21"/>
          <w:rtl w:val="0"/>
        </w:rPr>
        <w:t xml:space="preserve">Collecting problems faced by Cambodian merchants and customers when selling on Telegram.</w:t>
      </w:r>
      <w:r w:rsidDel="00000000" w:rsidR="00000000" w:rsidRPr="00000000">
        <w:rPr>
          <w:rtl w:val="0"/>
        </w:rPr>
      </w:r>
    </w:p>
    <w:p w:rsidR="00000000" w:rsidDel="00000000" w:rsidP="00000000" w:rsidRDefault="00000000" w:rsidRPr="00000000" w14:paraId="000000CB">
      <w:pPr>
        <w:numPr>
          <w:ilvl w:val="0"/>
          <w:numId w:val="36"/>
        </w:numPr>
        <w:spacing w:after="0" w:before="0" w:line="342.85714285714283" w:lineRule="auto"/>
        <w:ind w:left="720" w:hanging="360"/>
        <w:jc w:val="left"/>
        <w:rPr>
          <w:b w:val="0"/>
          <w:bCs w:val="0"/>
        </w:rPr>
      </w:pPr>
      <w:r w:rsidDel="00000000" w:rsidR="00000000" w:rsidRPr="00000000">
        <w:rPr>
          <w:sz w:val="21"/>
          <w:szCs w:val="21"/>
          <w:rtl w:val="0"/>
        </w:rPr>
        <w:t xml:space="preserve">Defining core features such as product browsing, cart, checkout, merchant dashboard, and KHQR/COD payment flow.</w:t>
      </w:r>
      <w:r w:rsidDel="00000000" w:rsidR="00000000" w:rsidRPr="00000000">
        <w:rPr>
          <w:rtl w:val="0"/>
        </w:rPr>
      </w:r>
    </w:p>
    <w:p w:rsidR="00000000" w:rsidDel="00000000" w:rsidP="00000000" w:rsidRDefault="00000000" w:rsidRPr="00000000" w14:paraId="000000CC">
      <w:pPr>
        <w:numPr>
          <w:ilvl w:val="0"/>
          <w:numId w:val="36"/>
        </w:numPr>
        <w:spacing w:after="0" w:before="0" w:line="342.85714285714283" w:lineRule="auto"/>
        <w:ind w:left="720" w:hanging="360"/>
        <w:jc w:val="left"/>
        <w:rPr>
          <w:b w:val="0"/>
          <w:bCs w:val="0"/>
        </w:rPr>
      </w:pPr>
      <w:r w:rsidDel="00000000" w:rsidR="00000000" w:rsidRPr="00000000">
        <w:rPr>
          <w:sz w:val="21"/>
          <w:szCs w:val="21"/>
          <w:rtl w:val="0"/>
        </w:rPr>
        <w:t xml:space="preserve">Identifying all actors (Customer, Merchant Admin, Super Admin).</w:t>
      </w:r>
      <w:r w:rsidDel="00000000" w:rsidR="00000000" w:rsidRPr="00000000">
        <w:rPr>
          <w:rtl w:val="0"/>
        </w:rPr>
      </w:r>
    </w:p>
    <w:p w:rsidR="00000000" w:rsidDel="00000000" w:rsidP="00000000" w:rsidRDefault="00000000" w:rsidRPr="00000000" w14:paraId="000000CD">
      <w:pPr>
        <w:numPr>
          <w:ilvl w:val="0"/>
          <w:numId w:val="36"/>
        </w:numPr>
        <w:spacing w:after="220" w:before="0" w:line="342.85714285714283" w:lineRule="auto"/>
        <w:ind w:left="720" w:hanging="360"/>
        <w:jc w:val="left"/>
        <w:rPr>
          <w:b w:val="0"/>
          <w:bCs w:val="0"/>
        </w:rPr>
      </w:pPr>
      <w:r w:rsidDel="00000000" w:rsidR="00000000" w:rsidRPr="00000000">
        <w:rPr>
          <w:sz w:val="21"/>
          <w:szCs w:val="21"/>
          <w:rtl w:val="0"/>
        </w:rPr>
        <w:t xml:space="preserve">Deciding what is </w:t>
      </w:r>
      <w:r w:rsidDel="00000000" w:rsidR="00000000" w:rsidRPr="00000000">
        <w:rPr>
          <w:i w:val="1"/>
          <w:iCs w:val="1"/>
          <w:sz w:val="21"/>
          <w:szCs w:val="21"/>
          <w:rtl w:val="0"/>
        </w:rPr>
        <w:t xml:space="preserve">in scope</w:t>
      </w:r>
      <w:r w:rsidDel="00000000" w:rsidR="00000000" w:rsidRPr="00000000">
        <w:rPr>
          <w:sz w:val="21"/>
          <w:szCs w:val="21"/>
          <w:rtl w:val="0"/>
        </w:rPr>
        <w:t xml:space="preserve"> (Telegram marketplace + dashboard) and </w:t>
      </w:r>
      <w:r w:rsidDel="00000000" w:rsidR="00000000" w:rsidRPr="00000000">
        <w:rPr>
          <w:i w:val="1"/>
          <w:iCs w:val="1"/>
          <w:sz w:val="21"/>
          <w:szCs w:val="21"/>
          <w:rtl w:val="0"/>
        </w:rPr>
        <w:t xml:space="preserve">out of scope</w:t>
      </w:r>
      <w:r w:rsidDel="00000000" w:rsidR="00000000" w:rsidRPr="00000000">
        <w:rPr>
          <w:sz w:val="21"/>
          <w:szCs w:val="21"/>
          <w:rtl w:val="0"/>
        </w:rPr>
        <w:t xml:space="preserve"> (mobile apps, shipping automation, payment gateway integration beyond KHQR mock).</w:t>
        <w:br w:type="textWrapping"/>
        <w:t xml:space="preserve">Outcome:</w:t>
        <w:br w:type="textWrapping"/>
        <w:t xml:space="preserve">A clear requirement document guiding the entire project.</w:t>
      </w:r>
      <w:r w:rsidDel="00000000" w:rsidR="00000000" w:rsidRPr="00000000">
        <w:rPr>
          <w:rtl w:val="0"/>
        </w:rPr>
      </w:r>
    </w:p>
    <w:p w:rsidR="00000000" w:rsidDel="00000000" w:rsidP="00000000" w:rsidRDefault="00000000" w:rsidRPr="00000000" w14:paraId="000000CE">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80" w:line="342.85714285714283" w:lineRule="auto"/>
        <w:jc w:val="left"/>
        <w:rPr/>
      </w:pPr>
      <w:r w:rsidDel="00000000" w:rsidR="00000000" w:rsidRPr="00000000">
        <w:rPr>
          <w:rtl w:val="0"/>
        </w:rPr>
        <w:t xml:space="preserve">2. Architecture + Database Design</w:t>
      </w:r>
    </w:p>
    <w:p w:rsidR="00000000" w:rsidDel="00000000" w:rsidP="00000000" w:rsidRDefault="00000000" w:rsidRPr="00000000" w14:paraId="000000D0">
      <w:pPr>
        <w:spacing w:after="220" w:before="220" w:line="342.85714285714283" w:lineRule="auto"/>
        <w:jc w:val="left"/>
        <w:rPr>
          <w:sz w:val="21"/>
          <w:szCs w:val="21"/>
        </w:rPr>
      </w:pPr>
      <w:r w:rsidDel="00000000" w:rsidR="00000000" w:rsidRPr="00000000">
        <w:rPr>
          <w:sz w:val="21"/>
          <w:szCs w:val="21"/>
          <w:rtl w:val="0"/>
        </w:rPr>
        <w:t xml:space="preserve">This step shapes how the system works behind the scenes.</w:t>
        <w:br w:type="textWrapping"/>
        <w:t xml:space="preserve">Activities:</w:t>
      </w:r>
    </w:p>
    <w:p w:rsidR="00000000" w:rsidDel="00000000" w:rsidP="00000000" w:rsidRDefault="00000000" w:rsidRPr="00000000" w14:paraId="000000D1">
      <w:pPr>
        <w:numPr>
          <w:ilvl w:val="0"/>
          <w:numId w:val="39"/>
        </w:numPr>
        <w:spacing w:after="0" w:before="220" w:line="342.85714285714283" w:lineRule="auto"/>
        <w:ind w:left="720" w:hanging="360"/>
        <w:jc w:val="left"/>
        <w:rPr>
          <w:b w:val="0"/>
          <w:bCs w:val="0"/>
        </w:rPr>
      </w:pPr>
      <w:sdt>
        <w:sdtPr>
          <w:id w:val="-440780097"/>
          <w:tag w:val="goog_rdk_2"/>
        </w:sdtPr>
        <w:sdtContent>
          <w:r w:rsidDel="00000000" w:rsidR="00000000" w:rsidRPr="00000000">
            <w:rPr>
              <w:rFonts w:ascii="Cardo" w:cs="Cardo" w:eastAsia="Cardo" w:hAnsi="Cardo"/>
              <w:sz w:val="21"/>
              <w:szCs w:val="21"/>
              <w:rtl w:val="0"/>
            </w:rPr>
            <w:t xml:space="preserve">Designing the system architecture for a multi‑component solution:</w:t>
            <w:br w:type="textWrapping"/>
            <w:t xml:space="preserve">Telegram Bot ↔ FastAPI Backend ↔ MySQL Database ↔ Next.js Dashboard.</w:t>
          </w:r>
        </w:sdtContent>
      </w:sdt>
      <w:r w:rsidDel="00000000" w:rsidR="00000000" w:rsidRPr="00000000">
        <w:rPr>
          <w:rtl w:val="0"/>
        </w:rPr>
      </w:r>
    </w:p>
    <w:p w:rsidR="00000000" w:rsidDel="00000000" w:rsidP="00000000" w:rsidRDefault="00000000" w:rsidRPr="00000000" w14:paraId="000000D2">
      <w:pPr>
        <w:numPr>
          <w:ilvl w:val="0"/>
          <w:numId w:val="39"/>
        </w:numPr>
        <w:spacing w:after="0" w:before="0" w:line="342.85714285714283" w:lineRule="auto"/>
        <w:ind w:left="720" w:hanging="360"/>
        <w:jc w:val="left"/>
        <w:rPr>
          <w:b w:val="0"/>
          <w:bCs w:val="0"/>
        </w:rPr>
      </w:pPr>
      <w:r w:rsidDel="00000000" w:rsidR="00000000" w:rsidRPr="00000000">
        <w:rPr>
          <w:sz w:val="21"/>
          <w:szCs w:val="21"/>
          <w:rtl w:val="0"/>
        </w:rPr>
        <w:t xml:space="preserve">Creating ERD diagrams for Users, Merchants, Products, Orders, Payments, Reviews, Support Tickets, Telegram Configs.</w:t>
      </w:r>
      <w:r w:rsidDel="00000000" w:rsidR="00000000" w:rsidRPr="00000000">
        <w:rPr>
          <w:rtl w:val="0"/>
        </w:rPr>
      </w:r>
    </w:p>
    <w:p w:rsidR="00000000" w:rsidDel="00000000" w:rsidP="00000000" w:rsidRDefault="00000000" w:rsidRPr="00000000" w14:paraId="000000D3">
      <w:pPr>
        <w:numPr>
          <w:ilvl w:val="0"/>
          <w:numId w:val="39"/>
        </w:numPr>
        <w:spacing w:after="220" w:before="0" w:line="342.85714285714283" w:lineRule="auto"/>
        <w:ind w:left="720" w:hanging="360"/>
        <w:jc w:val="left"/>
        <w:rPr>
          <w:b w:val="0"/>
          <w:bCs w:val="0"/>
        </w:rPr>
      </w:pPr>
      <w:r w:rsidDel="00000000" w:rsidR="00000000" w:rsidRPr="00000000">
        <w:rPr>
          <w:sz w:val="21"/>
          <w:szCs w:val="21"/>
          <w:rtl w:val="0"/>
        </w:rPr>
        <w:t xml:space="preserve">Planning API endpoints (auth, products, orders, cart, reviews).</w:t>
        <w:br w:type="textWrapping"/>
        <w:t xml:space="preserve">Outcome:</w:t>
        <w:br w:type="textWrapping"/>
        <w:t xml:space="preserve">A complete technical blueprint ensuring the system is scalable, secure, and modular.</w:t>
      </w:r>
      <w:r w:rsidDel="00000000" w:rsidR="00000000" w:rsidRPr="00000000">
        <w:rPr>
          <w:rtl w:val="0"/>
        </w:rPr>
      </w:r>
    </w:p>
    <w:p w:rsidR="00000000" w:rsidDel="00000000" w:rsidP="00000000" w:rsidRDefault="00000000" w:rsidRPr="00000000" w14:paraId="000000D4">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80" w:line="342.85714285714283" w:lineRule="auto"/>
        <w:jc w:val="left"/>
        <w:rPr/>
      </w:pPr>
      <w:r w:rsidDel="00000000" w:rsidR="00000000" w:rsidRPr="00000000">
        <w:rPr>
          <w:rtl w:val="0"/>
        </w:rPr>
        <w:t xml:space="preserve">3. Wireframes + Bot Flow</w:t>
      </w:r>
    </w:p>
    <w:p w:rsidR="00000000" w:rsidDel="00000000" w:rsidP="00000000" w:rsidRDefault="00000000" w:rsidRPr="00000000" w14:paraId="000000D6">
      <w:pPr>
        <w:spacing w:after="220" w:before="220" w:line="342.85714285714283" w:lineRule="auto"/>
        <w:jc w:val="left"/>
        <w:rPr>
          <w:sz w:val="21"/>
          <w:szCs w:val="21"/>
        </w:rPr>
      </w:pPr>
      <w:r w:rsidDel="00000000" w:rsidR="00000000" w:rsidRPr="00000000">
        <w:rPr>
          <w:sz w:val="21"/>
          <w:szCs w:val="21"/>
          <w:rtl w:val="0"/>
        </w:rPr>
        <w:t xml:space="preserve">This step focuses on user experience and interaction.</w:t>
        <w:br w:type="textWrapping"/>
        <w:t xml:space="preserve">Activities:</w:t>
      </w:r>
    </w:p>
    <w:p w:rsidR="00000000" w:rsidDel="00000000" w:rsidP="00000000" w:rsidRDefault="00000000" w:rsidRPr="00000000" w14:paraId="000000D7">
      <w:pPr>
        <w:numPr>
          <w:ilvl w:val="0"/>
          <w:numId w:val="16"/>
        </w:numPr>
        <w:spacing w:after="0" w:before="220" w:line="342.85714285714283" w:lineRule="auto"/>
        <w:ind w:left="720" w:hanging="360"/>
        <w:jc w:val="left"/>
        <w:rPr>
          <w:b w:val="0"/>
          <w:bCs w:val="0"/>
        </w:rPr>
      </w:pPr>
      <w:r w:rsidDel="00000000" w:rsidR="00000000" w:rsidRPr="00000000">
        <w:rPr>
          <w:sz w:val="21"/>
          <w:szCs w:val="21"/>
          <w:rtl w:val="0"/>
        </w:rPr>
        <w:t xml:space="preserve">Creating Telegram bot flow charts (product browsing, cart, checkout, order tracking).</w:t>
      </w:r>
      <w:r w:rsidDel="00000000" w:rsidR="00000000" w:rsidRPr="00000000">
        <w:rPr>
          <w:rtl w:val="0"/>
        </w:rPr>
      </w:r>
    </w:p>
    <w:p w:rsidR="00000000" w:rsidDel="00000000" w:rsidP="00000000" w:rsidRDefault="00000000" w:rsidRPr="00000000" w14:paraId="000000D8">
      <w:pPr>
        <w:numPr>
          <w:ilvl w:val="0"/>
          <w:numId w:val="16"/>
        </w:numPr>
        <w:spacing w:after="0" w:before="0" w:line="342.85714285714283" w:lineRule="auto"/>
        <w:ind w:left="720" w:hanging="360"/>
        <w:jc w:val="left"/>
        <w:rPr>
          <w:b w:val="0"/>
          <w:bCs w:val="0"/>
        </w:rPr>
      </w:pPr>
      <w:r w:rsidDel="00000000" w:rsidR="00000000" w:rsidRPr="00000000">
        <w:rPr>
          <w:sz w:val="21"/>
          <w:szCs w:val="21"/>
          <w:rtl w:val="0"/>
        </w:rPr>
        <w:t xml:space="preserve">Designing UI wireframes for the merchant dashboard (product management, order views, analytics).</w:t>
      </w:r>
      <w:r w:rsidDel="00000000" w:rsidR="00000000" w:rsidRPr="00000000">
        <w:rPr>
          <w:rtl w:val="0"/>
        </w:rPr>
      </w:r>
    </w:p>
    <w:p w:rsidR="00000000" w:rsidDel="00000000" w:rsidP="00000000" w:rsidRDefault="00000000" w:rsidRPr="00000000" w14:paraId="000000D9">
      <w:pPr>
        <w:numPr>
          <w:ilvl w:val="0"/>
          <w:numId w:val="16"/>
        </w:numPr>
        <w:spacing w:after="220" w:before="0" w:line="342.85714285714283" w:lineRule="auto"/>
        <w:ind w:left="720" w:hanging="360"/>
        <w:jc w:val="left"/>
        <w:rPr>
          <w:b w:val="0"/>
          <w:bCs w:val="0"/>
        </w:rPr>
      </w:pPr>
      <w:r w:rsidDel="00000000" w:rsidR="00000000" w:rsidRPr="00000000">
        <w:rPr>
          <w:sz w:val="21"/>
          <w:szCs w:val="21"/>
          <w:rtl w:val="0"/>
        </w:rPr>
        <w:t xml:space="preserve">Planning the logical sequence of conversation states in the bot.</w:t>
        <w:br w:type="textWrapping"/>
        <w:t xml:space="preserve">Outcome:</w:t>
        <w:br w:type="textWrapping"/>
        <w:t xml:space="preserve">A user‑centric flow that ensures consistency across bot and dashboard interfaces.</w:t>
      </w:r>
      <w:r w:rsidDel="00000000" w:rsidR="00000000" w:rsidRPr="00000000">
        <w:rPr>
          <w:rtl w:val="0"/>
        </w:rPr>
      </w:r>
    </w:p>
    <w:p w:rsidR="00000000" w:rsidDel="00000000" w:rsidP="00000000" w:rsidRDefault="00000000" w:rsidRPr="00000000" w14:paraId="000000DA">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80" w:line="342.85714285714283" w:lineRule="auto"/>
        <w:jc w:val="left"/>
        <w:rPr/>
      </w:pPr>
      <w:r w:rsidDel="00000000" w:rsidR="00000000" w:rsidRPr="00000000">
        <w:rPr>
          <w:rtl w:val="0"/>
        </w:rPr>
        <w:t xml:space="preserve">4. Backend Setup (FastAPI + MySQL)</w:t>
      </w:r>
    </w:p>
    <w:p w:rsidR="00000000" w:rsidDel="00000000" w:rsidP="00000000" w:rsidRDefault="00000000" w:rsidRPr="00000000" w14:paraId="000000DC">
      <w:pPr>
        <w:spacing w:after="220" w:before="220" w:line="342.85714285714283" w:lineRule="auto"/>
        <w:jc w:val="left"/>
        <w:rPr>
          <w:sz w:val="21"/>
          <w:szCs w:val="21"/>
        </w:rPr>
      </w:pPr>
      <w:r w:rsidDel="00000000" w:rsidR="00000000" w:rsidRPr="00000000">
        <w:rPr>
          <w:sz w:val="21"/>
          <w:szCs w:val="21"/>
          <w:rtl w:val="0"/>
        </w:rPr>
        <w:t xml:space="preserve">This step implements the core backend and database.</w:t>
        <w:br w:type="textWrapping"/>
        <w:t xml:space="preserve">Activities:</w:t>
      </w:r>
    </w:p>
    <w:p w:rsidR="00000000" w:rsidDel="00000000" w:rsidP="00000000" w:rsidRDefault="00000000" w:rsidRPr="00000000" w14:paraId="000000DD">
      <w:pPr>
        <w:numPr>
          <w:ilvl w:val="0"/>
          <w:numId w:val="12"/>
        </w:numPr>
        <w:spacing w:after="0" w:before="220" w:line="342.85714285714283" w:lineRule="auto"/>
        <w:ind w:left="720" w:hanging="360"/>
        <w:jc w:val="left"/>
        <w:rPr>
          <w:b w:val="0"/>
          <w:bCs w:val="0"/>
        </w:rPr>
      </w:pPr>
      <w:r w:rsidDel="00000000" w:rsidR="00000000" w:rsidRPr="00000000">
        <w:rPr>
          <w:sz w:val="21"/>
          <w:szCs w:val="21"/>
          <w:rtl w:val="0"/>
        </w:rPr>
        <w:t xml:space="preserve">Setting up FastAPI project structure.</w:t>
      </w:r>
      <w:r w:rsidDel="00000000" w:rsidR="00000000" w:rsidRPr="00000000">
        <w:rPr>
          <w:rtl w:val="0"/>
        </w:rPr>
      </w:r>
    </w:p>
    <w:p w:rsidR="00000000" w:rsidDel="00000000" w:rsidP="00000000" w:rsidRDefault="00000000" w:rsidRPr="00000000" w14:paraId="000000DE">
      <w:pPr>
        <w:numPr>
          <w:ilvl w:val="0"/>
          <w:numId w:val="12"/>
        </w:numPr>
        <w:spacing w:after="0" w:before="0" w:line="342.85714285714283" w:lineRule="auto"/>
        <w:ind w:left="720" w:hanging="360"/>
        <w:jc w:val="left"/>
        <w:rPr>
          <w:b w:val="0"/>
          <w:bCs w:val="0"/>
        </w:rPr>
      </w:pPr>
      <w:r w:rsidDel="00000000" w:rsidR="00000000" w:rsidRPr="00000000">
        <w:rPr>
          <w:sz w:val="21"/>
          <w:szCs w:val="21"/>
          <w:rtl w:val="0"/>
        </w:rPr>
        <w:t xml:space="preserve">Implementing user authentication (JWT + Telegram Login URL verification).</w:t>
      </w:r>
      <w:r w:rsidDel="00000000" w:rsidR="00000000" w:rsidRPr="00000000">
        <w:rPr>
          <w:rtl w:val="0"/>
        </w:rPr>
      </w:r>
    </w:p>
    <w:p w:rsidR="00000000" w:rsidDel="00000000" w:rsidP="00000000" w:rsidRDefault="00000000" w:rsidRPr="00000000" w14:paraId="000000DF">
      <w:pPr>
        <w:numPr>
          <w:ilvl w:val="0"/>
          <w:numId w:val="12"/>
        </w:numPr>
        <w:spacing w:after="0" w:before="0" w:line="342.85714285714283" w:lineRule="auto"/>
        <w:ind w:left="720" w:hanging="360"/>
        <w:jc w:val="left"/>
        <w:rPr>
          <w:b w:val="0"/>
          <w:bCs w:val="0"/>
        </w:rPr>
      </w:pPr>
      <w:r w:rsidDel="00000000" w:rsidR="00000000" w:rsidRPr="00000000">
        <w:rPr>
          <w:sz w:val="21"/>
          <w:szCs w:val="21"/>
          <w:rtl w:val="0"/>
        </w:rPr>
        <w:t xml:space="preserve">Creating models, schemas, and controllers for products, carts, orders, reviews.</w:t>
      </w:r>
      <w:r w:rsidDel="00000000" w:rsidR="00000000" w:rsidRPr="00000000">
        <w:rPr>
          <w:rtl w:val="0"/>
        </w:rPr>
      </w:r>
    </w:p>
    <w:p w:rsidR="00000000" w:rsidDel="00000000" w:rsidP="00000000" w:rsidRDefault="00000000" w:rsidRPr="00000000" w14:paraId="000000E0">
      <w:pPr>
        <w:numPr>
          <w:ilvl w:val="0"/>
          <w:numId w:val="12"/>
        </w:numPr>
        <w:spacing w:after="0" w:before="0" w:line="342.85714285714283" w:lineRule="auto"/>
        <w:ind w:left="720" w:hanging="360"/>
        <w:jc w:val="left"/>
        <w:rPr>
          <w:b w:val="0"/>
          <w:bCs w:val="0"/>
        </w:rPr>
      </w:pPr>
      <w:r w:rsidDel="00000000" w:rsidR="00000000" w:rsidRPr="00000000">
        <w:rPr>
          <w:sz w:val="21"/>
          <w:szCs w:val="21"/>
          <w:rtl w:val="0"/>
        </w:rPr>
        <w:t xml:space="preserve">Setting up MySQL tables with foreign‑key relationships.</w:t>
      </w:r>
      <w:r w:rsidDel="00000000" w:rsidR="00000000" w:rsidRPr="00000000">
        <w:rPr>
          <w:rtl w:val="0"/>
        </w:rPr>
      </w:r>
    </w:p>
    <w:p w:rsidR="00000000" w:rsidDel="00000000" w:rsidP="00000000" w:rsidRDefault="00000000" w:rsidRPr="00000000" w14:paraId="000000E1">
      <w:pPr>
        <w:numPr>
          <w:ilvl w:val="0"/>
          <w:numId w:val="12"/>
        </w:numPr>
        <w:spacing w:after="220" w:before="0" w:line="342.85714285714283" w:lineRule="auto"/>
        <w:ind w:left="720" w:hanging="360"/>
        <w:jc w:val="left"/>
        <w:rPr>
          <w:b w:val="0"/>
          <w:bCs w:val="0"/>
        </w:rPr>
      </w:pPr>
      <w:r w:rsidDel="00000000" w:rsidR="00000000" w:rsidRPr="00000000">
        <w:rPr>
          <w:sz w:val="21"/>
          <w:szCs w:val="21"/>
          <w:rtl w:val="0"/>
        </w:rPr>
        <w:t xml:space="preserve">Connecting backend to database securely and testing with Swagger UI.</w:t>
        <w:br w:type="textWrapping"/>
        <w:t xml:space="preserve">Outcome:</w:t>
        <w:br w:type="textWrapping"/>
        <w:t xml:space="preserve">A working backend foundation ready to integrate with bot and dashboard.</w:t>
      </w:r>
      <w:r w:rsidDel="00000000" w:rsidR="00000000" w:rsidRPr="00000000">
        <w:rPr>
          <w:rtl w:val="0"/>
        </w:rPr>
      </w:r>
    </w:p>
    <w:p w:rsidR="00000000" w:rsidDel="00000000" w:rsidP="00000000" w:rsidRDefault="00000000" w:rsidRPr="00000000" w14:paraId="000000E2">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80" w:line="342.85714285714283" w:lineRule="auto"/>
        <w:jc w:val="left"/>
        <w:rPr/>
      </w:pPr>
      <w:r w:rsidDel="00000000" w:rsidR="00000000" w:rsidRPr="00000000">
        <w:rPr>
          <w:rtl w:val="0"/>
        </w:rPr>
        <w:t xml:space="preserve">5. Telegram Bot Development</w:t>
      </w:r>
    </w:p>
    <w:p w:rsidR="00000000" w:rsidDel="00000000" w:rsidP="00000000" w:rsidRDefault="00000000" w:rsidRPr="00000000" w14:paraId="000000E4">
      <w:pPr>
        <w:spacing w:after="220" w:before="220" w:line="342.85714285714283" w:lineRule="auto"/>
        <w:jc w:val="left"/>
        <w:rPr>
          <w:sz w:val="21"/>
          <w:szCs w:val="21"/>
        </w:rPr>
      </w:pPr>
      <w:r w:rsidDel="00000000" w:rsidR="00000000" w:rsidRPr="00000000">
        <w:rPr>
          <w:sz w:val="21"/>
          <w:szCs w:val="21"/>
          <w:rtl w:val="0"/>
        </w:rPr>
        <w:t xml:space="preserve">This step builds the customer-facing shopping experience on Telegram.</w:t>
        <w:br w:type="textWrapping"/>
        <w:t xml:space="preserve">Activities:</w:t>
      </w:r>
    </w:p>
    <w:p w:rsidR="00000000" w:rsidDel="00000000" w:rsidP="00000000" w:rsidRDefault="00000000" w:rsidRPr="00000000" w14:paraId="000000E5">
      <w:pPr>
        <w:numPr>
          <w:ilvl w:val="0"/>
          <w:numId w:val="20"/>
        </w:numPr>
        <w:spacing w:after="0" w:before="220" w:line="342.85714285714283" w:lineRule="auto"/>
        <w:ind w:left="720" w:hanging="360"/>
        <w:jc w:val="left"/>
        <w:rPr>
          <w:b w:val="0"/>
          <w:bCs w:val="0"/>
        </w:rPr>
      </w:pPr>
      <w:r w:rsidDel="00000000" w:rsidR="00000000" w:rsidRPr="00000000">
        <w:rPr>
          <w:sz w:val="21"/>
          <w:szCs w:val="21"/>
          <w:rtl w:val="0"/>
        </w:rPr>
        <w:t xml:space="preserve">Implementing bot commands: /start, /shop, /cart, /checkout, /orders.</w:t>
      </w:r>
      <w:r w:rsidDel="00000000" w:rsidR="00000000" w:rsidRPr="00000000">
        <w:rPr>
          <w:rtl w:val="0"/>
        </w:rPr>
      </w:r>
    </w:p>
    <w:p w:rsidR="00000000" w:rsidDel="00000000" w:rsidP="00000000" w:rsidRDefault="00000000" w:rsidRPr="00000000" w14:paraId="000000E6">
      <w:pPr>
        <w:numPr>
          <w:ilvl w:val="0"/>
          <w:numId w:val="20"/>
        </w:numPr>
        <w:spacing w:after="0" w:before="0" w:line="342.85714285714283" w:lineRule="auto"/>
        <w:ind w:left="720" w:hanging="360"/>
        <w:jc w:val="left"/>
        <w:rPr>
          <w:b w:val="0"/>
          <w:bCs w:val="0"/>
        </w:rPr>
      </w:pPr>
      <w:r w:rsidDel="00000000" w:rsidR="00000000" w:rsidRPr="00000000">
        <w:rPr>
          <w:sz w:val="21"/>
          <w:szCs w:val="21"/>
          <w:rtl w:val="0"/>
        </w:rPr>
        <w:t xml:space="preserve">Connecting bot messages and buttons to backend API.</w:t>
      </w:r>
      <w:r w:rsidDel="00000000" w:rsidR="00000000" w:rsidRPr="00000000">
        <w:rPr>
          <w:rtl w:val="0"/>
        </w:rPr>
      </w:r>
    </w:p>
    <w:p w:rsidR="00000000" w:rsidDel="00000000" w:rsidP="00000000" w:rsidRDefault="00000000" w:rsidRPr="00000000" w14:paraId="000000E7">
      <w:pPr>
        <w:numPr>
          <w:ilvl w:val="0"/>
          <w:numId w:val="20"/>
        </w:numPr>
        <w:spacing w:after="0" w:before="0" w:line="342.85714285714283" w:lineRule="auto"/>
        <w:ind w:left="720" w:hanging="360"/>
        <w:jc w:val="left"/>
        <w:rPr>
          <w:b w:val="0"/>
          <w:bCs w:val="0"/>
        </w:rPr>
      </w:pPr>
      <w:r w:rsidDel="00000000" w:rsidR="00000000" w:rsidRPr="00000000">
        <w:rPr>
          <w:sz w:val="21"/>
          <w:szCs w:val="21"/>
          <w:rtl w:val="0"/>
        </w:rPr>
        <w:t xml:space="preserve">Building product browsing, cart updating, checkout workflow.</w:t>
      </w:r>
      <w:r w:rsidDel="00000000" w:rsidR="00000000" w:rsidRPr="00000000">
        <w:rPr>
          <w:rtl w:val="0"/>
        </w:rPr>
      </w:r>
    </w:p>
    <w:p w:rsidR="00000000" w:rsidDel="00000000" w:rsidP="00000000" w:rsidRDefault="00000000" w:rsidRPr="00000000" w14:paraId="000000E8">
      <w:pPr>
        <w:numPr>
          <w:ilvl w:val="0"/>
          <w:numId w:val="20"/>
        </w:numPr>
        <w:spacing w:after="0" w:before="0" w:line="342.85714285714283" w:lineRule="auto"/>
        <w:ind w:left="720" w:hanging="360"/>
        <w:jc w:val="left"/>
        <w:rPr>
          <w:b w:val="0"/>
          <w:bCs w:val="0"/>
        </w:rPr>
      </w:pPr>
      <w:r w:rsidDel="00000000" w:rsidR="00000000" w:rsidRPr="00000000">
        <w:rPr>
          <w:sz w:val="21"/>
          <w:szCs w:val="21"/>
          <w:rtl w:val="0"/>
        </w:rPr>
        <w:t xml:space="preserve">Adding order status tracking and merchant notifications.</w:t>
      </w:r>
      <w:r w:rsidDel="00000000" w:rsidR="00000000" w:rsidRPr="00000000">
        <w:rPr>
          <w:rtl w:val="0"/>
        </w:rPr>
      </w:r>
    </w:p>
    <w:p w:rsidR="00000000" w:rsidDel="00000000" w:rsidP="00000000" w:rsidRDefault="00000000" w:rsidRPr="00000000" w14:paraId="000000E9">
      <w:pPr>
        <w:numPr>
          <w:ilvl w:val="0"/>
          <w:numId w:val="20"/>
        </w:numPr>
        <w:spacing w:after="220" w:before="0" w:line="342.85714285714283" w:lineRule="auto"/>
        <w:ind w:left="720" w:hanging="360"/>
        <w:jc w:val="left"/>
        <w:rPr>
          <w:b w:val="0"/>
          <w:bCs w:val="0"/>
        </w:rPr>
      </w:pPr>
      <w:r w:rsidDel="00000000" w:rsidR="00000000" w:rsidRPr="00000000">
        <w:rPr>
          <w:sz w:val="21"/>
          <w:szCs w:val="21"/>
          <w:rtl w:val="0"/>
        </w:rPr>
        <w:t xml:space="preserve">Securing identity using Telegram’s </w:t>
      </w:r>
      <w:r w:rsidDel="00000000" w:rsidR="00000000" w:rsidRPr="00000000">
        <w:rPr>
          <w:rFonts w:ascii="Roboto Mono" w:cs="Roboto Mono" w:eastAsia="Roboto Mono" w:hAnsi="Roboto Mono"/>
          <w:color w:val="188038"/>
          <w:sz w:val="21"/>
          <w:szCs w:val="21"/>
          <w:rtl w:val="0"/>
        </w:rPr>
        <w:t xml:space="preserve">from.id</w:t>
      </w:r>
      <w:r w:rsidDel="00000000" w:rsidR="00000000" w:rsidRPr="00000000">
        <w:rPr>
          <w:sz w:val="21"/>
          <w:szCs w:val="21"/>
          <w:rtl w:val="0"/>
        </w:rPr>
        <w:t xml:space="preserve"> and Login URL authorization.</w:t>
        <w:br w:type="textWrapping"/>
        <w:t xml:space="preserve">Outcome:</w:t>
        <w:br w:type="textWrapping"/>
        <w:t xml:space="preserve">A fully interactive shopping bot inside Telegram.</w:t>
      </w:r>
      <w:r w:rsidDel="00000000" w:rsidR="00000000" w:rsidRPr="00000000">
        <w:rPr>
          <w:rtl w:val="0"/>
        </w:rPr>
      </w:r>
    </w:p>
    <w:p w:rsidR="00000000" w:rsidDel="00000000" w:rsidP="00000000" w:rsidRDefault="00000000" w:rsidRPr="00000000" w14:paraId="000000EA">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80" w:line="342.85714285714283" w:lineRule="auto"/>
        <w:jc w:val="left"/>
        <w:rPr/>
      </w:pPr>
      <w:r w:rsidDel="00000000" w:rsidR="00000000" w:rsidRPr="00000000">
        <w:rPr>
          <w:rtl w:val="0"/>
        </w:rPr>
        <w:t xml:space="preserve">6. Web Dashboard (React / Next.js)</w:t>
      </w:r>
    </w:p>
    <w:p w:rsidR="00000000" w:rsidDel="00000000" w:rsidP="00000000" w:rsidRDefault="00000000" w:rsidRPr="00000000" w14:paraId="000000EC">
      <w:pPr>
        <w:spacing w:after="220" w:before="220" w:line="342.85714285714283" w:lineRule="auto"/>
        <w:jc w:val="left"/>
        <w:rPr>
          <w:sz w:val="21"/>
          <w:szCs w:val="21"/>
        </w:rPr>
      </w:pPr>
      <w:r w:rsidDel="00000000" w:rsidR="00000000" w:rsidRPr="00000000">
        <w:rPr>
          <w:sz w:val="21"/>
          <w:szCs w:val="21"/>
          <w:rtl w:val="0"/>
        </w:rPr>
        <w:t xml:space="preserve">This step creates the merchant/admin dashboard.</w:t>
        <w:br w:type="textWrapping"/>
        <w:t xml:space="preserve">Activities:</w:t>
      </w:r>
    </w:p>
    <w:p w:rsidR="00000000" w:rsidDel="00000000" w:rsidP="00000000" w:rsidRDefault="00000000" w:rsidRPr="00000000" w14:paraId="000000ED">
      <w:pPr>
        <w:numPr>
          <w:ilvl w:val="0"/>
          <w:numId w:val="38"/>
        </w:numPr>
        <w:spacing w:after="0" w:before="220" w:line="342.85714285714283" w:lineRule="auto"/>
        <w:ind w:left="720" w:hanging="360"/>
        <w:jc w:val="left"/>
        <w:rPr>
          <w:b w:val="0"/>
          <w:bCs w:val="0"/>
        </w:rPr>
      </w:pPr>
      <w:r w:rsidDel="00000000" w:rsidR="00000000" w:rsidRPr="00000000">
        <w:rPr>
          <w:sz w:val="21"/>
          <w:szCs w:val="21"/>
          <w:rtl w:val="0"/>
        </w:rPr>
        <w:t xml:space="preserve">Implementing merchant login using Telegram Login URL.</w:t>
      </w:r>
      <w:r w:rsidDel="00000000" w:rsidR="00000000" w:rsidRPr="00000000">
        <w:rPr>
          <w:rtl w:val="0"/>
        </w:rPr>
      </w:r>
    </w:p>
    <w:p w:rsidR="00000000" w:rsidDel="00000000" w:rsidP="00000000" w:rsidRDefault="00000000" w:rsidRPr="00000000" w14:paraId="000000EE">
      <w:pPr>
        <w:numPr>
          <w:ilvl w:val="0"/>
          <w:numId w:val="38"/>
        </w:numPr>
        <w:spacing w:after="0" w:before="0" w:line="342.85714285714283" w:lineRule="auto"/>
        <w:ind w:left="720" w:hanging="360"/>
        <w:jc w:val="left"/>
        <w:rPr>
          <w:b w:val="0"/>
          <w:bCs w:val="0"/>
        </w:rPr>
      </w:pPr>
      <w:r w:rsidDel="00000000" w:rsidR="00000000" w:rsidRPr="00000000">
        <w:rPr>
          <w:sz w:val="21"/>
          <w:szCs w:val="21"/>
          <w:rtl w:val="0"/>
        </w:rPr>
        <w:t xml:space="preserve">Building pages for product CRUD (Add, Edit, Delete).</w:t>
      </w:r>
      <w:r w:rsidDel="00000000" w:rsidR="00000000" w:rsidRPr="00000000">
        <w:rPr>
          <w:rtl w:val="0"/>
        </w:rPr>
      </w:r>
    </w:p>
    <w:p w:rsidR="00000000" w:rsidDel="00000000" w:rsidP="00000000" w:rsidRDefault="00000000" w:rsidRPr="00000000" w14:paraId="000000EF">
      <w:pPr>
        <w:numPr>
          <w:ilvl w:val="0"/>
          <w:numId w:val="38"/>
        </w:numPr>
        <w:spacing w:after="0" w:before="0" w:line="342.85714285714283" w:lineRule="auto"/>
        <w:ind w:left="720" w:hanging="360"/>
        <w:jc w:val="left"/>
        <w:rPr>
          <w:b w:val="0"/>
          <w:bCs w:val="0"/>
        </w:rPr>
      </w:pPr>
      <w:r w:rsidDel="00000000" w:rsidR="00000000" w:rsidRPr="00000000">
        <w:rPr>
          <w:sz w:val="21"/>
          <w:szCs w:val="21"/>
          <w:rtl w:val="0"/>
        </w:rPr>
        <w:t xml:space="preserve">Creating order management pages (view new orders, update status).</w:t>
      </w:r>
      <w:r w:rsidDel="00000000" w:rsidR="00000000" w:rsidRPr="00000000">
        <w:rPr>
          <w:rtl w:val="0"/>
        </w:rPr>
      </w:r>
    </w:p>
    <w:p w:rsidR="00000000" w:rsidDel="00000000" w:rsidP="00000000" w:rsidRDefault="00000000" w:rsidRPr="00000000" w14:paraId="000000F0">
      <w:pPr>
        <w:numPr>
          <w:ilvl w:val="0"/>
          <w:numId w:val="38"/>
        </w:numPr>
        <w:spacing w:after="0" w:before="0" w:line="342.85714285714283" w:lineRule="auto"/>
        <w:ind w:left="720" w:hanging="360"/>
        <w:jc w:val="left"/>
        <w:rPr>
          <w:b w:val="0"/>
          <w:bCs w:val="0"/>
        </w:rPr>
      </w:pPr>
      <w:r w:rsidDel="00000000" w:rsidR="00000000" w:rsidRPr="00000000">
        <w:rPr>
          <w:sz w:val="21"/>
          <w:szCs w:val="21"/>
          <w:rtl w:val="0"/>
        </w:rPr>
        <w:t xml:space="preserve">Implementing real‑time merchant notifications.</w:t>
      </w:r>
      <w:r w:rsidDel="00000000" w:rsidR="00000000" w:rsidRPr="00000000">
        <w:rPr>
          <w:rtl w:val="0"/>
        </w:rPr>
      </w:r>
    </w:p>
    <w:p w:rsidR="00000000" w:rsidDel="00000000" w:rsidP="00000000" w:rsidRDefault="00000000" w:rsidRPr="00000000" w14:paraId="000000F1">
      <w:pPr>
        <w:numPr>
          <w:ilvl w:val="0"/>
          <w:numId w:val="38"/>
        </w:numPr>
        <w:spacing w:after="220" w:before="0" w:line="342.85714285714283" w:lineRule="auto"/>
        <w:ind w:left="720" w:hanging="360"/>
        <w:jc w:val="left"/>
        <w:rPr>
          <w:b w:val="0"/>
          <w:bCs w:val="0"/>
        </w:rPr>
      </w:pPr>
      <w:r w:rsidDel="00000000" w:rsidR="00000000" w:rsidRPr="00000000">
        <w:rPr>
          <w:sz w:val="21"/>
          <w:szCs w:val="21"/>
          <w:rtl w:val="0"/>
        </w:rPr>
        <w:t xml:space="preserve">Creating analytics sections (sales overview, product performance).</w:t>
        <w:br w:type="textWrapping"/>
        <w:t xml:space="preserve">Outcome:</w:t>
        <w:br w:type="textWrapping"/>
        <w:t xml:space="preserve">A functional dashboard enabling merchants to manage their shop easily.</w:t>
      </w:r>
      <w:r w:rsidDel="00000000" w:rsidR="00000000" w:rsidRPr="00000000">
        <w:rPr>
          <w:rtl w:val="0"/>
        </w:rPr>
      </w:r>
    </w:p>
    <w:p w:rsidR="00000000" w:rsidDel="00000000" w:rsidP="00000000" w:rsidRDefault="00000000" w:rsidRPr="00000000" w14:paraId="000000F2">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80" w:line="342.85714285714283" w:lineRule="auto"/>
        <w:jc w:val="left"/>
        <w:rPr/>
      </w:pPr>
      <w:r w:rsidDel="00000000" w:rsidR="00000000" w:rsidRPr="00000000">
        <w:rPr>
          <w:rtl w:val="0"/>
        </w:rPr>
        <w:t xml:space="preserve">7. Integration (Bot + Web + API)</w:t>
      </w:r>
    </w:p>
    <w:p w:rsidR="00000000" w:rsidDel="00000000" w:rsidP="00000000" w:rsidRDefault="00000000" w:rsidRPr="00000000" w14:paraId="000000F4">
      <w:pPr>
        <w:spacing w:after="220" w:before="220" w:line="342.85714285714283" w:lineRule="auto"/>
        <w:jc w:val="left"/>
        <w:rPr>
          <w:sz w:val="21"/>
          <w:szCs w:val="21"/>
        </w:rPr>
      </w:pPr>
      <w:r w:rsidDel="00000000" w:rsidR="00000000" w:rsidRPr="00000000">
        <w:rPr>
          <w:sz w:val="21"/>
          <w:szCs w:val="21"/>
          <w:rtl w:val="0"/>
        </w:rPr>
        <w:t xml:space="preserve">This step integrates all system components.</w:t>
        <w:br w:type="textWrapping"/>
        <w:t xml:space="preserve">Activities:</w:t>
      </w:r>
    </w:p>
    <w:p w:rsidR="00000000" w:rsidDel="00000000" w:rsidP="00000000" w:rsidRDefault="00000000" w:rsidRPr="00000000" w14:paraId="000000F5">
      <w:pPr>
        <w:numPr>
          <w:ilvl w:val="0"/>
          <w:numId w:val="11"/>
        </w:numPr>
        <w:spacing w:after="0" w:before="220" w:line="342.85714285714283" w:lineRule="auto"/>
        <w:ind w:left="720" w:hanging="360"/>
        <w:jc w:val="left"/>
        <w:rPr>
          <w:b w:val="0"/>
          <w:bCs w:val="0"/>
        </w:rPr>
      </w:pPr>
      <w:r w:rsidDel="00000000" w:rsidR="00000000" w:rsidRPr="00000000">
        <w:rPr>
          <w:sz w:val="21"/>
          <w:szCs w:val="21"/>
          <w:rtl w:val="0"/>
        </w:rPr>
        <w:t xml:space="preserve">Connecting Telegram bot responses to live API responses.</w:t>
      </w:r>
      <w:r w:rsidDel="00000000" w:rsidR="00000000" w:rsidRPr="00000000">
        <w:rPr>
          <w:rtl w:val="0"/>
        </w:rPr>
      </w:r>
    </w:p>
    <w:p w:rsidR="00000000" w:rsidDel="00000000" w:rsidP="00000000" w:rsidRDefault="00000000" w:rsidRPr="00000000" w14:paraId="000000F6">
      <w:pPr>
        <w:numPr>
          <w:ilvl w:val="0"/>
          <w:numId w:val="11"/>
        </w:numPr>
        <w:spacing w:after="0" w:before="0" w:line="342.85714285714283" w:lineRule="auto"/>
        <w:ind w:left="720" w:hanging="360"/>
        <w:jc w:val="left"/>
        <w:rPr>
          <w:b w:val="0"/>
          <w:bCs w:val="0"/>
        </w:rPr>
      </w:pPr>
      <w:r w:rsidDel="00000000" w:rsidR="00000000" w:rsidRPr="00000000">
        <w:rPr>
          <w:sz w:val="21"/>
          <w:szCs w:val="21"/>
          <w:rtl w:val="0"/>
        </w:rPr>
        <w:t xml:space="preserve">Linking dashboard functions (product updates/order updates) to database.</w:t>
      </w:r>
      <w:r w:rsidDel="00000000" w:rsidR="00000000" w:rsidRPr="00000000">
        <w:rPr>
          <w:rtl w:val="0"/>
        </w:rPr>
      </w:r>
    </w:p>
    <w:p w:rsidR="00000000" w:rsidDel="00000000" w:rsidP="00000000" w:rsidRDefault="00000000" w:rsidRPr="00000000" w14:paraId="000000F7">
      <w:pPr>
        <w:numPr>
          <w:ilvl w:val="0"/>
          <w:numId w:val="11"/>
        </w:numPr>
        <w:spacing w:after="0" w:before="0" w:line="342.85714285714283" w:lineRule="auto"/>
        <w:ind w:left="720" w:hanging="360"/>
        <w:jc w:val="left"/>
        <w:rPr>
          <w:b w:val="0"/>
          <w:bCs w:val="0"/>
        </w:rPr>
      </w:pPr>
      <w:r w:rsidDel="00000000" w:rsidR="00000000" w:rsidRPr="00000000">
        <w:rPr>
          <w:sz w:val="21"/>
          <w:szCs w:val="21"/>
          <w:rtl w:val="0"/>
        </w:rPr>
        <w:t xml:space="preserve">Verifying that changes on dashboard appear correctly in Telegram bot.</w:t>
      </w:r>
      <w:r w:rsidDel="00000000" w:rsidR="00000000" w:rsidRPr="00000000">
        <w:rPr>
          <w:rtl w:val="0"/>
        </w:rPr>
      </w:r>
    </w:p>
    <w:p w:rsidR="00000000" w:rsidDel="00000000" w:rsidP="00000000" w:rsidRDefault="00000000" w:rsidRPr="00000000" w14:paraId="000000F8">
      <w:pPr>
        <w:numPr>
          <w:ilvl w:val="0"/>
          <w:numId w:val="11"/>
        </w:numPr>
        <w:spacing w:after="220" w:before="0" w:line="342.85714285714283" w:lineRule="auto"/>
        <w:ind w:left="720" w:hanging="360"/>
        <w:jc w:val="left"/>
        <w:rPr>
          <w:b w:val="0"/>
          <w:bCs w:val="0"/>
        </w:rPr>
      </w:pPr>
      <w:r w:rsidDel="00000000" w:rsidR="00000000" w:rsidRPr="00000000">
        <w:rPr>
          <w:sz w:val="21"/>
          <w:szCs w:val="21"/>
          <w:rtl w:val="0"/>
        </w:rPr>
        <w:t xml:space="preserve">Ensuring consistent logic across all client interfaces.</w:t>
        <w:br w:type="textWrapping"/>
        <w:t xml:space="preserve">Outcome:</w:t>
        <w:br w:type="textWrapping"/>
        <w:t xml:space="preserve">A unified, seamless system where bot, backend, and dashboard work as one.</w:t>
      </w:r>
      <w:r w:rsidDel="00000000" w:rsidR="00000000" w:rsidRPr="00000000">
        <w:rPr>
          <w:rtl w:val="0"/>
        </w:rPr>
      </w:r>
    </w:p>
    <w:p w:rsidR="00000000" w:rsidDel="00000000" w:rsidP="00000000" w:rsidRDefault="00000000" w:rsidRPr="00000000" w14:paraId="000000F9">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80" w:line="342.85714285714283" w:lineRule="auto"/>
        <w:jc w:val="left"/>
        <w:rPr/>
      </w:pPr>
      <w:r w:rsidDel="00000000" w:rsidR="00000000" w:rsidRPr="00000000">
        <w:rPr>
          <w:rtl w:val="0"/>
        </w:rPr>
        <w:t xml:space="preserve">8. API + Bot + Web Testing</w:t>
      </w:r>
    </w:p>
    <w:p w:rsidR="00000000" w:rsidDel="00000000" w:rsidP="00000000" w:rsidRDefault="00000000" w:rsidRPr="00000000" w14:paraId="000000FB">
      <w:pPr>
        <w:spacing w:after="220" w:before="220" w:line="342.85714285714283" w:lineRule="auto"/>
        <w:jc w:val="left"/>
        <w:rPr>
          <w:sz w:val="21"/>
          <w:szCs w:val="21"/>
        </w:rPr>
      </w:pPr>
      <w:r w:rsidDel="00000000" w:rsidR="00000000" w:rsidRPr="00000000">
        <w:rPr>
          <w:sz w:val="21"/>
          <w:szCs w:val="21"/>
          <w:rtl w:val="0"/>
        </w:rPr>
        <w:t xml:space="preserve">This step ensures the system works reliably.</w:t>
        <w:br w:type="textWrapping"/>
        <w:t xml:space="preserve">Activities:</w:t>
      </w:r>
    </w:p>
    <w:p w:rsidR="00000000" w:rsidDel="00000000" w:rsidP="00000000" w:rsidRDefault="00000000" w:rsidRPr="00000000" w14:paraId="000000FC">
      <w:pPr>
        <w:numPr>
          <w:ilvl w:val="0"/>
          <w:numId w:val="1"/>
        </w:numPr>
        <w:spacing w:after="0" w:before="220" w:line="342.85714285714283" w:lineRule="auto"/>
        <w:ind w:left="720" w:hanging="360"/>
        <w:jc w:val="left"/>
        <w:rPr>
          <w:b w:val="0"/>
          <w:bCs w:val="0"/>
        </w:rPr>
      </w:pPr>
      <w:r w:rsidDel="00000000" w:rsidR="00000000" w:rsidRPr="00000000">
        <w:rPr>
          <w:sz w:val="21"/>
          <w:szCs w:val="21"/>
          <w:rtl w:val="0"/>
        </w:rPr>
        <w:t xml:space="preserve">Testing all API endpoints with Postman and Swagger UI.</w:t>
      </w:r>
      <w:r w:rsidDel="00000000" w:rsidR="00000000" w:rsidRPr="00000000">
        <w:rPr>
          <w:rtl w:val="0"/>
        </w:rPr>
      </w:r>
    </w:p>
    <w:p w:rsidR="00000000" w:rsidDel="00000000" w:rsidP="00000000" w:rsidRDefault="00000000" w:rsidRPr="00000000" w14:paraId="000000FD">
      <w:pPr>
        <w:numPr>
          <w:ilvl w:val="0"/>
          <w:numId w:val="1"/>
        </w:numPr>
        <w:spacing w:after="0" w:before="0" w:line="342.85714285714283" w:lineRule="auto"/>
        <w:ind w:left="720" w:hanging="360"/>
        <w:jc w:val="left"/>
        <w:rPr>
          <w:b w:val="0"/>
          <w:bCs w:val="0"/>
        </w:rPr>
      </w:pPr>
      <w:r w:rsidDel="00000000" w:rsidR="00000000" w:rsidRPr="00000000">
        <w:rPr>
          <w:sz w:val="21"/>
          <w:szCs w:val="21"/>
          <w:rtl w:val="0"/>
        </w:rPr>
        <w:t xml:space="preserve">Testing Telegram bot flows: add to cart, remove items, checkout, track order.</w:t>
      </w:r>
      <w:r w:rsidDel="00000000" w:rsidR="00000000" w:rsidRPr="00000000">
        <w:rPr>
          <w:rtl w:val="0"/>
        </w:rPr>
      </w:r>
    </w:p>
    <w:p w:rsidR="00000000" w:rsidDel="00000000" w:rsidP="00000000" w:rsidRDefault="00000000" w:rsidRPr="00000000" w14:paraId="000000FE">
      <w:pPr>
        <w:numPr>
          <w:ilvl w:val="0"/>
          <w:numId w:val="1"/>
        </w:numPr>
        <w:spacing w:after="0" w:before="0" w:line="342.85714285714283" w:lineRule="auto"/>
        <w:ind w:left="720" w:hanging="360"/>
        <w:jc w:val="left"/>
        <w:rPr>
          <w:b w:val="0"/>
          <w:bCs w:val="0"/>
        </w:rPr>
      </w:pPr>
      <w:r w:rsidDel="00000000" w:rsidR="00000000" w:rsidRPr="00000000">
        <w:rPr>
          <w:sz w:val="21"/>
          <w:szCs w:val="21"/>
          <w:rtl w:val="0"/>
        </w:rPr>
        <w:t xml:space="preserve">Testing dashboard operations and ensuring data consistency.</w:t>
      </w:r>
      <w:r w:rsidDel="00000000" w:rsidR="00000000" w:rsidRPr="00000000">
        <w:rPr>
          <w:rtl w:val="0"/>
        </w:rPr>
      </w:r>
    </w:p>
    <w:p w:rsidR="00000000" w:rsidDel="00000000" w:rsidP="00000000" w:rsidRDefault="00000000" w:rsidRPr="00000000" w14:paraId="000000FF">
      <w:pPr>
        <w:numPr>
          <w:ilvl w:val="0"/>
          <w:numId w:val="1"/>
        </w:numPr>
        <w:spacing w:after="220" w:before="0" w:line="342.85714285714283" w:lineRule="auto"/>
        <w:ind w:left="720" w:hanging="360"/>
        <w:jc w:val="left"/>
        <w:rPr>
          <w:b w:val="0"/>
          <w:bCs w:val="0"/>
        </w:rPr>
      </w:pPr>
      <w:r w:rsidDel="00000000" w:rsidR="00000000" w:rsidRPr="00000000">
        <w:rPr>
          <w:sz w:val="21"/>
          <w:szCs w:val="21"/>
          <w:rtl w:val="0"/>
        </w:rPr>
        <w:t xml:space="preserve">Testing KHQR mock payment flow and COD instructions.</w:t>
        <w:br w:type="textWrapping"/>
        <w:t xml:space="preserve">Outcome:</w:t>
        <w:br w:type="textWrapping"/>
        <w:t xml:space="preserve">A validated system with correct functionality before final fixes.</w:t>
      </w:r>
      <w:r w:rsidDel="00000000" w:rsidR="00000000" w:rsidRPr="00000000">
        <w:rPr>
          <w:rtl w:val="0"/>
        </w:rPr>
      </w:r>
    </w:p>
    <w:p w:rsidR="00000000" w:rsidDel="00000000" w:rsidP="00000000" w:rsidRDefault="00000000" w:rsidRPr="00000000" w14:paraId="00000100">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80" w:line="342.85714285714283" w:lineRule="auto"/>
        <w:jc w:val="left"/>
        <w:rPr/>
      </w:pPr>
      <w:r w:rsidDel="00000000" w:rsidR="00000000" w:rsidRPr="00000000">
        <w:rPr>
          <w:rtl w:val="0"/>
        </w:rPr>
        <w:t xml:space="preserve">9. Bug Fixing &amp; Improvement</w:t>
      </w:r>
    </w:p>
    <w:p w:rsidR="00000000" w:rsidDel="00000000" w:rsidP="00000000" w:rsidRDefault="00000000" w:rsidRPr="00000000" w14:paraId="00000102">
      <w:pPr>
        <w:spacing w:after="220" w:before="220" w:line="342.85714285714283" w:lineRule="auto"/>
        <w:jc w:val="left"/>
        <w:rPr>
          <w:sz w:val="21"/>
          <w:szCs w:val="21"/>
        </w:rPr>
      </w:pPr>
      <w:r w:rsidDel="00000000" w:rsidR="00000000" w:rsidRPr="00000000">
        <w:rPr>
          <w:sz w:val="21"/>
          <w:szCs w:val="21"/>
          <w:rtl w:val="0"/>
        </w:rPr>
        <w:t xml:space="preserve">This step resolves errors and improves performance before deployment.</w:t>
        <w:br w:type="textWrapping"/>
        <w:t xml:space="preserve">Activities:</w:t>
      </w:r>
    </w:p>
    <w:p w:rsidR="00000000" w:rsidDel="00000000" w:rsidP="00000000" w:rsidRDefault="00000000" w:rsidRPr="00000000" w14:paraId="00000103">
      <w:pPr>
        <w:numPr>
          <w:ilvl w:val="0"/>
          <w:numId w:val="37"/>
        </w:numPr>
        <w:spacing w:after="0" w:before="220" w:line="342.85714285714283" w:lineRule="auto"/>
        <w:ind w:left="720" w:hanging="360"/>
        <w:jc w:val="left"/>
        <w:rPr>
          <w:b w:val="0"/>
          <w:bCs w:val="0"/>
        </w:rPr>
      </w:pPr>
      <w:r w:rsidDel="00000000" w:rsidR="00000000" w:rsidRPr="00000000">
        <w:rPr>
          <w:sz w:val="21"/>
          <w:szCs w:val="21"/>
          <w:rtl w:val="0"/>
        </w:rPr>
        <w:t xml:space="preserve">Fixing edge‑case bugs in bot commands.</w:t>
      </w:r>
      <w:r w:rsidDel="00000000" w:rsidR="00000000" w:rsidRPr="00000000">
        <w:rPr>
          <w:rtl w:val="0"/>
        </w:rPr>
      </w:r>
    </w:p>
    <w:p w:rsidR="00000000" w:rsidDel="00000000" w:rsidP="00000000" w:rsidRDefault="00000000" w:rsidRPr="00000000" w14:paraId="00000104">
      <w:pPr>
        <w:numPr>
          <w:ilvl w:val="0"/>
          <w:numId w:val="37"/>
        </w:numPr>
        <w:spacing w:after="0" w:before="0" w:line="342.85714285714283" w:lineRule="auto"/>
        <w:ind w:left="720" w:hanging="360"/>
        <w:jc w:val="left"/>
        <w:rPr>
          <w:b w:val="0"/>
          <w:bCs w:val="0"/>
        </w:rPr>
      </w:pPr>
      <w:r w:rsidDel="00000000" w:rsidR="00000000" w:rsidRPr="00000000">
        <w:rPr>
          <w:sz w:val="21"/>
          <w:szCs w:val="21"/>
          <w:rtl w:val="0"/>
        </w:rPr>
        <w:t xml:space="preserve">Improving API performance and query optimization.</w:t>
      </w:r>
      <w:r w:rsidDel="00000000" w:rsidR="00000000" w:rsidRPr="00000000">
        <w:rPr>
          <w:rtl w:val="0"/>
        </w:rPr>
      </w:r>
    </w:p>
    <w:p w:rsidR="00000000" w:rsidDel="00000000" w:rsidP="00000000" w:rsidRDefault="00000000" w:rsidRPr="00000000" w14:paraId="00000105">
      <w:pPr>
        <w:numPr>
          <w:ilvl w:val="0"/>
          <w:numId w:val="37"/>
        </w:numPr>
        <w:spacing w:after="0" w:before="0" w:line="342.85714285714283" w:lineRule="auto"/>
        <w:ind w:left="720" w:hanging="360"/>
        <w:jc w:val="left"/>
        <w:rPr>
          <w:b w:val="0"/>
          <w:bCs w:val="0"/>
        </w:rPr>
      </w:pPr>
      <w:r w:rsidDel="00000000" w:rsidR="00000000" w:rsidRPr="00000000">
        <w:rPr>
          <w:sz w:val="21"/>
          <w:szCs w:val="21"/>
          <w:rtl w:val="0"/>
        </w:rPr>
        <w:t xml:space="preserve">Refining dashboard UI/UX for clarity and ease of use.</w:t>
      </w:r>
      <w:r w:rsidDel="00000000" w:rsidR="00000000" w:rsidRPr="00000000">
        <w:rPr>
          <w:rtl w:val="0"/>
        </w:rPr>
      </w:r>
    </w:p>
    <w:p w:rsidR="00000000" w:rsidDel="00000000" w:rsidP="00000000" w:rsidRDefault="00000000" w:rsidRPr="00000000" w14:paraId="00000106">
      <w:pPr>
        <w:numPr>
          <w:ilvl w:val="0"/>
          <w:numId w:val="37"/>
        </w:numPr>
        <w:spacing w:after="220" w:before="0" w:line="342.85714285714283" w:lineRule="auto"/>
        <w:ind w:left="720" w:hanging="360"/>
        <w:jc w:val="left"/>
        <w:rPr>
          <w:b w:val="0"/>
          <w:bCs w:val="0"/>
        </w:rPr>
      </w:pPr>
      <w:r w:rsidDel="00000000" w:rsidR="00000000" w:rsidRPr="00000000">
        <w:rPr>
          <w:sz w:val="21"/>
          <w:szCs w:val="21"/>
          <w:rtl w:val="0"/>
        </w:rPr>
        <w:t xml:space="preserve">Polishing buttons, messages, and flow for better user experience.</w:t>
        <w:br w:type="textWrapping"/>
        <w:t xml:space="preserve">Outcome:</w:t>
        <w:br w:type="textWrapping"/>
        <w:t xml:space="preserve">A smooth, optimized, more stable system ready for deployment.</w:t>
      </w:r>
      <w:r w:rsidDel="00000000" w:rsidR="00000000" w:rsidRPr="00000000">
        <w:rPr>
          <w:rtl w:val="0"/>
        </w:rPr>
      </w:r>
    </w:p>
    <w:p w:rsidR="00000000" w:rsidDel="00000000" w:rsidP="00000000" w:rsidRDefault="00000000" w:rsidRPr="00000000" w14:paraId="00000107">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80" w:line="342.85714285714283" w:lineRule="auto"/>
        <w:jc w:val="left"/>
        <w:rPr/>
      </w:pPr>
      <w:r w:rsidDel="00000000" w:rsidR="00000000" w:rsidRPr="00000000">
        <w:rPr>
          <w:rtl w:val="0"/>
        </w:rPr>
        <w:t xml:space="preserve">10. Deployment</w:t>
      </w:r>
    </w:p>
    <w:p w:rsidR="00000000" w:rsidDel="00000000" w:rsidP="00000000" w:rsidRDefault="00000000" w:rsidRPr="00000000" w14:paraId="00000109">
      <w:pPr>
        <w:spacing w:after="220" w:before="220" w:line="342.85714285714283" w:lineRule="auto"/>
        <w:jc w:val="left"/>
        <w:rPr>
          <w:sz w:val="21"/>
          <w:szCs w:val="21"/>
        </w:rPr>
      </w:pPr>
      <w:r w:rsidDel="00000000" w:rsidR="00000000" w:rsidRPr="00000000">
        <w:rPr>
          <w:sz w:val="21"/>
          <w:szCs w:val="21"/>
          <w:rtl w:val="0"/>
        </w:rPr>
        <w:t xml:space="preserve">This step finalizes and releases the system.</w:t>
        <w:br w:type="textWrapping"/>
        <w:t xml:space="preserve">Activities:</w:t>
      </w:r>
    </w:p>
    <w:p w:rsidR="00000000" w:rsidDel="00000000" w:rsidP="00000000" w:rsidRDefault="00000000" w:rsidRPr="00000000" w14:paraId="0000010A">
      <w:pPr>
        <w:numPr>
          <w:ilvl w:val="0"/>
          <w:numId w:val="48"/>
        </w:numPr>
        <w:spacing w:after="0" w:before="220" w:line="342.85714285714283" w:lineRule="auto"/>
        <w:ind w:left="720" w:hanging="360"/>
        <w:jc w:val="left"/>
        <w:rPr>
          <w:b w:val="0"/>
          <w:bCs w:val="0"/>
        </w:rPr>
      </w:pPr>
      <w:r w:rsidDel="00000000" w:rsidR="00000000" w:rsidRPr="00000000">
        <w:rPr>
          <w:sz w:val="21"/>
          <w:szCs w:val="21"/>
          <w:rtl w:val="0"/>
        </w:rPr>
        <w:t xml:space="preserve">Deploying backend (FastAPI) to a cloud server.</w:t>
      </w:r>
      <w:r w:rsidDel="00000000" w:rsidR="00000000" w:rsidRPr="00000000">
        <w:rPr>
          <w:rtl w:val="0"/>
        </w:rPr>
      </w:r>
    </w:p>
    <w:p w:rsidR="00000000" w:rsidDel="00000000" w:rsidP="00000000" w:rsidRDefault="00000000" w:rsidRPr="00000000" w14:paraId="0000010B">
      <w:pPr>
        <w:numPr>
          <w:ilvl w:val="0"/>
          <w:numId w:val="48"/>
        </w:numPr>
        <w:spacing w:after="0" w:before="0" w:line="342.85714285714283" w:lineRule="auto"/>
        <w:ind w:left="720" w:hanging="360"/>
        <w:jc w:val="left"/>
        <w:rPr>
          <w:b w:val="0"/>
          <w:bCs w:val="0"/>
        </w:rPr>
      </w:pPr>
      <w:r w:rsidDel="00000000" w:rsidR="00000000" w:rsidRPr="00000000">
        <w:rPr>
          <w:sz w:val="21"/>
          <w:szCs w:val="21"/>
          <w:rtl w:val="0"/>
        </w:rPr>
        <w:t xml:space="preserve">Deploying Next.js dashboard to hosting service.</w:t>
      </w:r>
      <w:r w:rsidDel="00000000" w:rsidR="00000000" w:rsidRPr="00000000">
        <w:rPr>
          <w:rtl w:val="0"/>
        </w:rPr>
      </w:r>
    </w:p>
    <w:p w:rsidR="00000000" w:rsidDel="00000000" w:rsidP="00000000" w:rsidRDefault="00000000" w:rsidRPr="00000000" w14:paraId="0000010C">
      <w:pPr>
        <w:numPr>
          <w:ilvl w:val="0"/>
          <w:numId w:val="48"/>
        </w:numPr>
        <w:spacing w:after="0" w:before="0" w:line="342.85714285714283" w:lineRule="auto"/>
        <w:ind w:left="720" w:hanging="360"/>
        <w:jc w:val="left"/>
        <w:rPr>
          <w:b w:val="0"/>
          <w:bCs w:val="0"/>
        </w:rPr>
      </w:pPr>
      <w:r w:rsidDel="00000000" w:rsidR="00000000" w:rsidRPr="00000000">
        <w:rPr>
          <w:sz w:val="21"/>
          <w:szCs w:val="21"/>
          <w:rtl w:val="0"/>
        </w:rPr>
        <w:t xml:space="preserve">Setting Telegram Webhook with HTTPS-enabled domain.</w:t>
      </w:r>
      <w:r w:rsidDel="00000000" w:rsidR="00000000" w:rsidRPr="00000000">
        <w:rPr>
          <w:rtl w:val="0"/>
        </w:rPr>
      </w:r>
    </w:p>
    <w:p w:rsidR="00000000" w:rsidDel="00000000" w:rsidP="00000000" w:rsidRDefault="00000000" w:rsidRPr="00000000" w14:paraId="0000010D">
      <w:pPr>
        <w:numPr>
          <w:ilvl w:val="0"/>
          <w:numId w:val="48"/>
        </w:numPr>
        <w:spacing w:after="220" w:before="0" w:line="342.85714285714283" w:lineRule="auto"/>
        <w:ind w:left="720" w:hanging="360"/>
        <w:jc w:val="left"/>
        <w:rPr>
          <w:b w:val="0"/>
          <w:bCs w:val="0"/>
        </w:rPr>
      </w:pPr>
      <w:r w:rsidDel="00000000" w:rsidR="00000000" w:rsidRPr="00000000">
        <w:rPr>
          <w:sz w:val="21"/>
          <w:szCs w:val="21"/>
          <w:rtl w:val="0"/>
        </w:rPr>
        <w:t xml:space="preserve">Configuring domain + SSL + environment variables.</w:t>
        <w:br w:type="textWrapping"/>
        <w:t xml:space="preserve">Outcome:</w:t>
        <w:br w:type="textWrapping"/>
        <w:t xml:space="preserve">A live, production-ready system accessible to users.</w:t>
      </w:r>
      <w:r w:rsidDel="00000000" w:rsidR="00000000" w:rsidRPr="00000000">
        <w:rPr>
          <w:rtl w:val="0"/>
        </w:rPr>
      </w:r>
    </w:p>
    <w:p w:rsidR="00000000" w:rsidDel="00000000" w:rsidP="00000000" w:rsidRDefault="00000000" w:rsidRPr="00000000" w14:paraId="0000010E">
      <w:pPr>
        <w:spacing w:before="240" w:line="342.85714285714283" w:lineRule="auto"/>
        <w:jc w:val="left"/>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80" w:line="342.85714285714283" w:lineRule="auto"/>
        <w:jc w:val="left"/>
        <w:rPr/>
      </w:pPr>
      <w:r w:rsidDel="00000000" w:rsidR="00000000" w:rsidRPr="00000000">
        <w:rPr>
          <w:rtl w:val="0"/>
        </w:rPr>
        <w:t xml:space="preserve">11. Documentation &amp; Final Report</w:t>
      </w:r>
    </w:p>
    <w:p w:rsidR="00000000" w:rsidDel="00000000" w:rsidP="00000000" w:rsidRDefault="00000000" w:rsidRPr="00000000" w14:paraId="00000110">
      <w:pPr>
        <w:spacing w:after="220" w:before="220" w:line="342.85714285714283" w:lineRule="auto"/>
        <w:jc w:val="left"/>
        <w:rPr>
          <w:sz w:val="21"/>
          <w:szCs w:val="21"/>
        </w:rPr>
      </w:pPr>
      <w:r w:rsidDel="00000000" w:rsidR="00000000" w:rsidRPr="00000000">
        <w:rPr>
          <w:sz w:val="21"/>
          <w:szCs w:val="21"/>
          <w:rtl w:val="0"/>
        </w:rPr>
        <w:t xml:space="preserve">This step prepares all academic and technical documentation.</w:t>
        <w:br w:type="textWrapping"/>
        <w:t xml:space="preserve">Activities:</w:t>
      </w:r>
    </w:p>
    <w:p w:rsidR="00000000" w:rsidDel="00000000" w:rsidP="00000000" w:rsidRDefault="00000000" w:rsidRPr="00000000" w14:paraId="00000111">
      <w:pPr>
        <w:numPr>
          <w:ilvl w:val="0"/>
          <w:numId w:val="28"/>
        </w:numPr>
        <w:spacing w:after="0" w:before="220" w:line="342.85714285714283" w:lineRule="auto"/>
        <w:ind w:left="720" w:hanging="360"/>
        <w:jc w:val="left"/>
        <w:rPr>
          <w:b w:val="0"/>
          <w:bCs w:val="0"/>
        </w:rPr>
      </w:pPr>
      <w:r w:rsidDel="00000000" w:rsidR="00000000" w:rsidRPr="00000000">
        <w:rPr>
          <w:sz w:val="21"/>
          <w:szCs w:val="21"/>
          <w:rtl w:val="0"/>
        </w:rPr>
        <w:t xml:space="preserve">Writing final practicum report.</w:t>
      </w:r>
      <w:r w:rsidDel="00000000" w:rsidR="00000000" w:rsidRPr="00000000">
        <w:rPr>
          <w:rtl w:val="0"/>
        </w:rPr>
      </w:r>
    </w:p>
    <w:p w:rsidR="00000000" w:rsidDel="00000000" w:rsidP="00000000" w:rsidRDefault="00000000" w:rsidRPr="00000000" w14:paraId="00000112">
      <w:pPr>
        <w:numPr>
          <w:ilvl w:val="0"/>
          <w:numId w:val="28"/>
        </w:numPr>
        <w:spacing w:after="0" w:before="0" w:line="342.85714285714283" w:lineRule="auto"/>
        <w:ind w:left="720" w:hanging="360"/>
        <w:jc w:val="left"/>
        <w:rPr>
          <w:b w:val="0"/>
          <w:bCs w:val="0"/>
        </w:rPr>
      </w:pPr>
      <w:r w:rsidDel="00000000" w:rsidR="00000000" w:rsidRPr="00000000">
        <w:rPr>
          <w:sz w:val="21"/>
          <w:szCs w:val="21"/>
          <w:rtl w:val="0"/>
        </w:rPr>
        <w:t xml:space="preserve">Documenting system architecture, ERD, user journey, and implementation.</w:t>
      </w:r>
      <w:r w:rsidDel="00000000" w:rsidR="00000000" w:rsidRPr="00000000">
        <w:rPr>
          <w:rtl w:val="0"/>
        </w:rPr>
      </w:r>
    </w:p>
    <w:p w:rsidR="00000000" w:rsidDel="00000000" w:rsidP="00000000" w:rsidRDefault="00000000" w:rsidRPr="00000000" w14:paraId="00000113">
      <w:pPr>
        <w:numPr>
          <w:ilvl w:val="0"/>
          <w:numId w:val="28"/>
        </w:numPr>
        <w:spacing w:after="220" w:before="0" w:line="342.85714285714283" w:lineRule="auto"/>
        <w:ind w:left="720" w:hanging="360"/>
        <w:jc w:val="left"/>
        <w:rPr>
          <w:b w:val="0"/>
          <w:bCs w:val="0"/>
        </w:rPr>
      </w:pPr>
      <w:r w:rsidDel="00000000" w:rsidR="00000000" w:rsidRPr="00000000">
        <w:rPr>
          <w:sz w:val="21"/>
          <w:szCs w:val="21"/>
          <w:rtl w:val="0"/>
        </w:rPr>
        <w:t xml:space="preserve">Preparing screenshots, diagrams, and timeline for submission.</w:t>
        <w:br w:type="textWrapping"/>
        <w:t xml:space="preserve">Outcome:</w:t>
        <w:br w:type="textWrapping"/>
        <w:t xml:space="preserve">A complete final document ready for advisor submission.</w:t>
      </w:r>
      <w:r w:rsidDel="00000000" w:rsidR="00000000" w:rsidRPr="00000000">
        <w:rPr>
          <w:rtl w:val="0"/>
        </w:rPr>
      </w:r>
    </w:p>
    <w:p w:rsidR="00000000" w:rsidDel="00000000" w:rsidP="00000000" w:rsidRDefault="00000000" w:rsidRPr="00000000" w14:paraId="00000114">
      <w:pPr>
        <w:pStyle w:val="Heading1"/>
        <w:tabs>
          <w:tab w:val="left" w:leader="none" w:pos="540"/>
          <w:tab w:val="left" w:leader="none" w:pos="540"/>
          <w:tab w:val="left" w:leader="none" w:pos="540"/>
          <w:tab w:val="left" w:leader="none" w:pos="540"/>
          <w:tab w:val="left" w:leader="none" w:pos="540"/>
        </w:tabs>
        <w:rPr>
          <w:highlight w:val="yellow"/>
        </w:rPr>
      </w:pPr>
      <w:bookmarkStart w:colFirst="0" w:colLast="0" w:name="_heading=h.1suka2jdoylt" w:id="22"/>
      <w:bookmarkEnd w:id="22"/>
      <w:r w:rsidDel="00000000" w:rsidR="00000000" w:rsidRPr="00000000">
        <w:rPr>
          <w:rtl w:val="0"/>
        </w:rPr>
        <w:t xml:space="preserve">4.   Project Design</w:t>
      </w:r>
      <w:r w:rsidDel="00000000" w:rsidR="00000000" w:rsidRPr="00000000">
        <w:rPr>
          <w:rtl w:val="0"/>
        </w:rPr>
      </w:r>
    </w:p>
    <w:p w:rsidR="00000000" w:rsidDel="00000000" w:rsidP="00000000" w:rsidRDefault="00000000" w:rsidRPr="00000000" w14:paraId="00000115">
      <w:pPr>
        <w:spacing w:after="220" w:before="220" w:line="342.85714285714283" w:lineRule="auto"/>
        <w:rPr>
          <w:color w:val="464feb"/>
        </w:rPr>
      </w:pPr>
      <w:r w:rsidDel="00000000" w:rsidR="00000000" w:rsidRPr="00000000">
        <w:rPr>
          <w:rtl w:val="0"/>
        </w:rPr>
        <w:t xml:space="preserve">A </w:t>
      </w:r>
      <w:r w:rsidDel="00000000" w:rsidR="00000000" w:rsidRPr="00000000">
        <w:rPr>
          <w:b w:val="1"/>
          <w:bCs w:val="1"/>
          <w:rtl w:val="0"/>
        </w:rPr>
        <w:t xml:space="preserve">mini e-commerce bot</w:t>
      </w:r>
      <w:r w:rsidDel="00000000" w:rsidR="00000000" w:rsidRPr="00000000">
        <w:rPr>
          <w:rtl w:val="0"/>
        </w:rPr>
        <w:t xml:space="preserve"> is a lightweight shopping system embedded inside a messaging platform (Telegram) that allows customers to browse products, manage a cart, and place orders without installing a separate mobile application. In this project, the mini e-commerce bot acts as the customer-facing interface, while merchants and administrators manage operations through a web dashboard. This design reduces adoption barriers for customers and supports Cambodian small businesses that already communicate with customers through Telegram.</w:t>
      </w:r>
      <w:r w:rsidDel="00000000" w:rsidR="00000000" w:rsidRPr="00000000">
        <w:rPr>
          <w:rtl w:val="0"/>
        </w:rPr>
      </w:r>
    </w:p>
    <w:p w:rsidR="00000000" w:rsidDel="00000000" w:rsidP="00000000" w:rsidRDefault="00000000" w:rsidRPr="00000000" w14:paraId="00000116">
      <w:pPr>
        <w:spacing w:after="220" w:before="220" w:line="342.85714285714283" w:lineRule="auto"/>
        <w:rPr/>
      </w:pPr>
      <w:r w:rsidDel="00000000" w:rsidR="00000000" w:rsidRPr="00000000">
        <w:rPr>
          <w:rtl w:val="0"/>
        </w:rPr>
        <w:t xml:space="preserve">Because the platform is </w:t>
      </w:r>
      <w:r w:rsidDel="00000000" w:rsidR="00000000" w:rsidRPr="00000000">
        <w:rPr>
          <w:b w:val="1"/>
          <w:bCs w:val="1"/>
          <w:rtl w:val="0"/>
        </w:rPr>
        <w:t xml:space="preserve">multi-tenant</w:t>
      </w:r>
      <w:r w:rsidDel="00000000" w:rsidR="00000000" w:rsidRPr="00000000">
        <w:rPr>
          <w:rtl w:val="0"/>
        </w:rPr>
        <w:t xml:space="preserve">, multiple merchants can sell products under the same system while keeping ownership of their own products and orders. The design separates roles and permissions into three actors—Customer, Merchant Admin, and Super Admin to ensure that each user only accesses features relevant to their responsibilities.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tabs>
          <w:tab w:val="left" w:leader="none" w:pos="540"/>
          <w:tab w:val="left" w:leader="none" w:pos="540"/>
          <w:tab w:val="left" w:leader="none" w:pos="540"/>
          <w:tab w:val="left" w:leader="none" w:pos="540"/>
          <w:tab w:val="left" w:leader="none" w:pos="540"/>
          <w:tab w:val="left" w:leader="none" w:pos="540"/>
        </w:tabs>
        <w:spacing w:after="240" w:before="0" w:line="360" w:lineRule="auto"/>
        <w:ind w:left="0" w:firstLine="0"/>
        <w:rPr/>
      </w:pPr>
      <w:bookmarkStart w:colFirst="0" w:colLast="0" w:name="_heading=h.2xcytpi" w:id="23"/>
      <w:bookmarkEnd w:id="23"/>
      <w:r w:rsidDel="00000000" w:rsidR="00000000" w:rsidRPr="00000000">
        <w:rPr>
          <w:rtl w:val="0"/>
        </w:rPr>
        <w:t xml:space="preserve">4.1</w:t>
        <w:tab/>
        <w:t xml:space="preserve">  </w:t>
        <w:tab/>
        <w:t xml:space="preserve">Use Case Diagram</w:t>
      </w:r>
    </w:p>
    <w:p w:rsidR="00000000" w:rsidDel="00000000" w:rsidP="00000000" w:rsidRDefault="00000000" w:rsidRPr="00000000" w14:paraId="00000119">
      <w:pPr>
        <w:tabs>
          <w:tab w:val="left" w:leader="none" w:pos="540"/>
          <w:tab w:val="left" w:leader="none" w:pos="540"/>
          <w:tab w:val="left" w:leader="none" w:pos="540"/>
          <w:tab w:val="left" w:leader="none" w:pos="540"/>
          <w:tab w:val="left" w:leader="none" w:pos="540"/>
        </w:tabs>
        <w:spacing w:before="240" w:lineRule="auto"/>
        <w:jc w:val="left"/>
        <w:rPr/>
      </w:pPr>
      <w:r w:rsidDel="00000000" w:rsidR="00000000" w:rsidRPr="00000000">
        <w:rPr>
          <w:rtl w:val="0"/>
        </w:rPr>
        <w:t xml:space="preserve">The use case diagram shows how different users interact with the system. The system has three main actors: Customer, Merchant Admin, and Super Admin.</w:t>
      </w:r>
    </w:p>
    <w:p w:rsidR="00000000" w:rsidDel="00000000" w:rsidP="00000000" w:rsidRDefault="00000000" w:rsidRPr="00000000" w14:paraId="0000011A">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Pr>
        <w:drawing>
          <wp:inline distB="114300" distT="114300" distL="114300" distR="114300">
            <wp:extent cx="5138738" cy="4926309"/>
            <wp:effectExtent b="0" l="0" r="0" t="0"/>
            <wp:docPr id="7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138738" cy="492630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i w:val="1"/>
          <w:iCs w:val="1"/>
          <w:rtl w:val="0"/>
        </w:rPr>
        <w:t xml:space="preserve">Figure 4: Use Case Diagram -  Customer (Shopper)  Merchant and Admin Activities</w:t>
      </w:r>
    </w:p>
    <w:p w:rsidR="00000000" w:rsidDel="00000000" w:rsidP="00000000" w:rsidRDefault="00000000" w:rsidRPr="00000000" w14:paraId="0000011C">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i w:val="1"/>
          <w:iCs w:val="1"/>
          <w:rtl w:val="0"/>
        </w:rPr>
        <w:t xml:space="preserve">Link </w:t>
      </w:r>
      <w:hyperlink r:id="rId15">
        <w:r w:rsidDel="00000000" w:rsidR="00000000" w:rsidRPr="00000000">
          <w:rPr>
            <w:i w:val="1"/>
            <w:iCs w:val="1"/>
            <w:u w:val="single"/>
            <w:rtl w:val="0"/>
          </w:rPr>
          <w:t xml:space="preserve">https://drive.google.com/file/d/1z74Uay7YjiUt3XBAJ9r_xyhtwttfowCx/view?usp=sharing</w:t>
        </w:r>
      </w:hyperlink>
      <w:r w:rsidDel="00000000" w:rsidR="00000000" w:rsidRPr="00000000">
        <w:rPr>
          <w:rtl w:val="0"/>
        </w:rPr>
      </w:r>
    </w:p>
    <w:p w:rsidR="00000000" w:rsidDel="00000000" w:rsidP="00000000" w:rsidRDefault="00000000" w:rsidRPr="00000000" w14:paraId="0000011D">
      <w:pPr>
        <w:tabs>
          <w:tab w:val="left" w:leader="none" w:pos="540"/>
          <w:tab w:val="left" w:leader="none" w:pos="540"/>
          <w:tab w:val="left" w:leader="none" w:pos="540"/>
          <w:tab w:val="left" w:leader="none" w:pos="540"/>
          <w:tab w:val="left" w:leader="none" w:pos="540"/>
        </w:tabs>
        <w:spacing w:before="240" w:lineRule="auto"/>
        <w:jc w:val="left"/>
        <w:rPr>
          <w:i w:val="1"/>
          <w:iCs w:val="1"/>
        </w:rPr>
      </w:pPr>
      <w:r w:rsidDel="00000000" w:rsidR="00000000" w:rsidRPr="00000000">
        <w:rPr>
          <w:rtl w:val="0"/>
        </w:rPr>
      </w:r>
    </w:p>
    <w:p w:rsidR="00000000" w:rsidDel="00000000" w:rsidP="00000000" w:rsidRDefault="00000000" w:rsidRPr="00000000" w14:paraId="0000011E">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tl w:val="0"/>
        </w:rPr>
        <w:t xml:space="preserve">Main Actors:</w:t>
      </w:r>
    </w:p>
    <w:p w:rsidR="00000000" w:rsidDel="00000000" w:rsidP="00000000" w:rsidRDefault="00000000" w:rsidRPr="00000000" w14:paraId="0000011F">
      <w:pPr>
        <w:numPr>
          <w:ilvl w:val="0"/>
          <w:numId w:val="9"/>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b w:val="1"/>
          <w:bCs w:val="1"/>
          <w:rtl w:val="0"/>
        </w:rPr>
        <w:t xml:space="preserve">Customer</w:t>
      </w:r>
      <w:r w:rsidDel="00000000" w:rsidR="00000000" w:rsidRPr="00000000">
        <w:rPr>
          <w:rtl w:val="0"/>
        </w:rPr>
        <w:t xml:space="preserve"> - Person who browses and buys products</w:t>
      </w:r>
    </w:p>
    <w:p w:rsidR="00000000" w:rsidDel="00000000" w:rsidP="00000000" w:rsidRDefault="00000000" w:rsidRPr="00000000" w14:paraId="00000120">
      <w:pPr>
        <w:numPr>
          <w:ilvl w:val="0"/>
          <w:numId w:val="9"/>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b w:val="1"/>
          <w:bCs w:val="1"/>
          <w:rtl w:val="0"/>
        </w:rPr>
        <w:t xml:space="preserve">Merchant Admin</w:t>
      </w:r>
      <w:r w:rsidDel="00000000" w:rsidR="00000000" w:rsidRPr="00000000">
        <w:rPr>
          <w:rtl w:val="0"/>
        </w:rPr>
        <w:t xml:space="preserve"> - Shop owner who adds products and manages orders</w:t>
      </w:r>
    </w:p>
    <w:p w:rsidR="00000000" w:rsidDel="00000000" w:rsidP="00000000" w:rsidRDefault="00000000" w:rsidRPr="00000000" w14:paraId="00000121">
      <w:pPr>
        <w:numPr>
          <w:ilvl w:val="0"/>
          <w:numId w:val="9"/>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b w:val="1"/>
          <w:bCs w:val="1"/>
          <w:rtl w:val="0"/>
        </w:rPr>
        <w:t xml:space="preserve">Super Admin</w:t>
      </w:r>
      <w:r w:rsidDel="00000000" w:rsidR="00000000" w:rsidRPr="00000000">
        <w:rPr>
          <w:rtl w:val="0"/>
        </w:rPr>
        <w:t xml:space="preserve"> - Person who manages the entire platform</w:t>
      </w:r>
    </w:p>
    <w:p w:rsidR="00000000" w:rsidDel="00000000" w:rsidP="00000000" w:rsidRDefault="00000000" w:rsidRPr="00000000" w14:paraId="00000122">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tl w:val="0"/>
        </w:rPr>
        <w:t xml:space="preserve">Customer Use Cases:</w:t>
      </w:r>
    </w:p>
    <w:p w:rsidR="00000000" w:rsidDel="00000000" w:rsidP="00000000" w:rsidRDefault="00000000" w:rsidRPr="00000000" w14:paraId="00000123">
      <w:pPr>
        <w:numPr>
          <w:ilvl w:val="0"/>
          <w:numId w:val="24"/>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Register and login</w:t>
      </w:r>
    </w:p>
    <w:p w:rsidR="00000000" w:rsidDel="00000000" w:rsidP="00000000" w:rsidRDefault="00000000" w:rsidRPr="00000000" w14:paraId="00000124">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Browse product categories and merchants</w:t>
      </w:r>
    </w:p>
    <w:p w:rsidR="00000000" w:rsidDel="00000000" w:rsidP="00000000" w:rsidRDefault="00000000" w:rsidRPr="00000000" w14:paraId="00000125">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View product details with images and reviews</w:t>
      </w:r>
    </w:p>
    <w:p w:rsidR="00000000" w:rsidDel="00000000" w:rsidP="00000000" w:rsidRDefault="00000000" w:rsidRPr="00000000" w14:paraId="00000126">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Add products to shopping cart</w:t>
      </w:r>
    </w:p>
    <w:p w:rsidR="00000000" w:rsidDel="00000000" w:rsidP="00000000" w:rsidRDefault="00000000" w:rsidRPr="00000000" w14:paraId="00000127">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Remove products from cart</w:t>
      </w:r>
    </w:p>
    <w:p w:rsidR="00000000" w:rsidDel="00000000" w:rsidP="00000000" w:rsidRDefault="00000000" w:rsidRPr="00000000" w14:paraId="00000128">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Place order with address and payment method</w:t>
      </w:r>
    </w:p>
    <w:p w:rsidR="00000000" w:rsidDel="00000000" w:rsidP="00000000" w:rsidRDefault="00000000" w:rsidRPr="00000000" w14:paraId="00000129">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View order status and track delivery</w:t>
      </w:r>
    </w:p>
    <w:p w:rsidR="00000000" w:rsidDel="00000000" w:rsidP="00000000" w:rsidRDefault="00000000" w:rsidRPr="00000000" w14:paraId="0000012A">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Rate and review products</w:t>
      </w:r>
    </w:p>
    <w:p w:rsidR="00000000" w:rsidDel="00000000" w:rsidP="00000000" w:rsidRDefault="00000000" w:rsidRPr="00000000" w14:paraId="0000012B">
      <w:pPr>
        <w:numPr>
          <w:ilvl w:val="0"/>
          <w:numId w:val="24"/>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Contact merchant with support questions</w:t>
      </w:r>
    </w:p>
    <w:p w:rsidR="00000000" w:rsidDel="00000000" w:rsidP="00000000" w:rsidRDefault="00000000" w:rsidRPr="00000000" w14:paraId="0000012C">
      <w:pPr>
        <w:numPr>
          <w:ilvl w:val="0"/>
          <w:numId w:val="24"/>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View previous order history</w:t>
      </w:r>
    </w:p>
    <w:p w:rsidR="00000000" w:rsidDel="00000000" w:rsidP="00000000" w:rsidRDefault="00000000" w:rsidRPr="00000000" w14:paraId="0000012D">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tl w:val="0"/>
        </w:rPr>
        <w:t xml:space="preserve">Merchant Admin Use Cases:</w:t>
      </w:r>
    </w:p>
    <w:p w:rsidR="00000000" w:rsidDel="00000000" w:rsidP="00000000" w:rsidRDefault="00000000" w:rsidRPr="00000000" w14:paraId="0000012E">
      <w:pPr>
        <w:numPr>
          <w:ilvl w:val="0"/>
          <w:numId w:val="43"/>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Register merchant account with shop details</w:t>
      </w:r>
    </w:p>
    <w:p w:rsidR="00000000" w:rsidDel="00000000" w:rsidP="00000000" w:rsidRDefault="00000000" w:rsidRPr="00000000" w14:paraId="0000012F">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Login to merchant web dashboard</w:t>
      </w:r>
    </w:p>
    <w:p w:rsidR="00000000" w:rsidDel="00000000" w:rsidP="00000000" w:rsidRDefault="00000000" w:rsidRPr="00000000" w14:paraId="00000130">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Add new products with descriptions and prices</w:t>
      </w:r>
    </w:p>
    <w:p w:rsidR="00000000" w:rsidDel="00000000" w:rsidP="00000000" w:rsidRDefault="00000000" w:rsidRPr="00000000" w14:paraId="00000131">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Edit product information and availability</w:t>
      </w:r>
    </w:p>
    <w:p w:rsidR="00000000" w:rsidDel="00000000" w:rsidP="00000000" w:rsidRDefault="00000000" w:rsidRPr="00000000" w14:paraId="00000132">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Delete products from catalog</w:t>
      </w:r>
    </w:p>
    <w:p w:rsidR="00000000" w:rsidDel="00000000" w:rsidP="00000000" w:rsidRDefault="00000000" w:rsidRPr="00000000" w14:paraId="00000133">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View list of incoming orders</w:t>
      </w:r>
    </w:p>
    <w:p w:rsidR="00000000" w:rsidDel="00000000" w:rsidP="00000000" w:rsidRDefault="00000000" w:rsidRPr="00000000" w14:paraId="00000134">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Confirm receipt of orders</w:t>
      </w:r>
    </w:p>
    <w:p w:rsidR="00000000" w:rsidDel="00000000" w:rsidP="00000000" w:rsidRDefault="00000000" w:rsidRPr="00000000" w14:paraId="00000135">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Update order status (being prepared, shipped, delivered)</w:t>
      </w:r>
    </w:p>
    <w:p w:rsidR="00000000" w:rsidDel="00000000" w:rsidP="00000000" w:rsidRDefault="00000000" w:rsidRPr="00000000" w14:paraId="00000136">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View sales statistics and revenue</w:t>
      </w:r>
    </w:p>
    <w:p w:rsidR="00000000" w:rsidDel="00000000" w:rsidP="00000000" w:rsidRDefault="00000000" w:rsidRPr="00000000" w14:paraId="00000137">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Respond to customer support tickets</w:t>
      </w:r>
    </w:p>
    <w:p w:rsidR="00000000" w:rsidDel="00000000" w:rsidP="00000000" w:rsidRDefault="00000000" w:rsidRPr="00000000" w14:paraId="00000138">
      <w:pPr>
        <w:numPr>
          <w:ilvl w:val="0"/>
          <w:numId w:val="43"/>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Generate invoices for orders</w:t>
      </w:r>
    </w:p>
    <w:p w:rsidR="00000000" w:rsidDel="00000000" w:rsidP="00000000" w:rsidRDefault="00000000" w:rsidRPr="00000000" w14:paraId="00000139">
      <w:pPr>
        <w:numPr>
          <w:ilvl w:val="0"/>
          <w:numId w:val="43"/>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Manage shop settings and promotions</w:t>
      </w:r>
    </w:p>
    <w:p w:rsidR="00000000" w:rsidDel="00000000" w:rsidP="00000000" w:rsidRDefault="00000000" w:rsidRPr="00000000" w14:paraId="0000013A">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b w:val="1"/>
          <w:bCs w:val="1"/>
          <w:rtl w:val="0"/>
        </w:rPr>
        <w:t xml:space="preserve">Super Admin Use Cases:</w:t>
      </w:r>
    </w:p>
    <w:p w:rsidR="00000000" w:rsidDel="00000000" w:rsidP="00000000" w:rsidRDefault="00000000" w:rsidRPr="00000000" w14:paraId="0000013B">
      <w:pPr>
        <w:numPr>
          <w:ilvl w:val="0"/>
          <w:numId w:val="2"/>
        </w:numPr>
        <w:tabs>
          <w:tab w:val="left" w:leader="none" w:pos="540"/>
          <w:tab w:val="left" w:leader="none" w:pos="540"/>
          <w:tab w:val="left" w:leader="none" w:pos="540"/>
          <w:tab w:val="left" w:leader="none" w:pos="540"/>
          <w:tab w:val="left" w:leader="none" w:pos="540"/>
        </w:tabs>
        <w:spacing w:after="0" w:before="240" w:lineRule="auto"/>
        <w:ind w:left="720" w:hanging="360"/>
        <w:jc w:val="left"/>
        <w:rPr/>
      </w:pPr>
      <w:r w:rsidDel="00000000" w:rsidR="00000000" w:rsidRPr="00000000">
        <w:rPr>
          <w:rtl w:val="0"/>
        </w:rPr>
        <w:t xml:space="preserve">Manage merchant accounts and approvals</w:t>
      </w:r>
    </w:p>
    <w:p w:rsidR="00000000" w:rsidDel="00000000" w:rsidP="00000000" w:rsidRDefault="00000000" w:rsidRPr="00000000" w14:paraId="0000013C">
      <w:pPr>
        <w:numPr>
          <w:ilvl w:val="0"/>
          <w:numId w:val="2"/>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Monitor all platform orders</w:t>
      </w:r>
    </w:p>
    <w:p w:rsidR="00000000" w:rsidDel="00000000" w:rsidP="00000000" w:rsidRDefault="00000000" w:rsidRPr="00000000" w14:paraId="0000013D">
      <w:pPr>
        <w:numPr>
          <w:ilvl w:val="0"/>
          <w:numId w:val="2"/>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View system logs and activity</w:t>
      </w:r>
    </w:p>
    <w:p w:rsidR="00000000" w:rsidDel="00000000" w:rsidP="00000000" w:rsidRDefault="00000000" w:rsidRPr="00000000" w14:paraId="0000013E">
      <w:pPr>
        <w:numPr>
          <w:ilvl w:val="0"/>
          <w:numId w:val="2"/>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Create promotions and special offers</w:t>
      </w:r>
    </w:p>
    <w:p w:rsidR="00000000" w:rsidDel="00000000" w:rsidP="00000000" w:rsidRDefault="00000000" w:rsidRPr="00000000" w14:paraId="0000013F">
      <w:pPr>
        <w:numPr>
          <w:ilvl w:val="0"/>
          <w:numId w:val="2"/>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Manage product categories</w:t>
      </w:r>
    </w:p>
    <w:p w:rsidR="00000000" w:rsidDel="00000000" w:rsidP="00000000" w:rsidRDefault="00000000" w:rsidRPr="00000000" w14:paraId="00000140">
      <w:pPr>
        <w:numPr>
          <w:ilvl w:val="0"/>
          <w:numId w:val="2"/>
        </w:numPr>
        <w:tabs>
          <w:tab w:val="left" w:leader="none" w:pos="540"/>
          <w:tab w:val="left" w:leader="none" w:pos="540"/>
          <w:tab w:val="left" w:leader="none" w:pos="540"/>
          <w:tab w:val="left" w:leader="none" w:pos="540"/>
          <w:tab w:val="left" w:leader="none" w:pos="540"/>
        </w:tabs>
        <w:spacing w:after="0" w:before="0" w:lineRule="auto"/>
        <w:ind w:left="720" w:hanging="360"/>
        <w:jc w:val="left"/>
        <w:rPr/>
      </w:pPr>
      <w:r w:rsidDel="00000000" w:rsidR="00000000" w:rsidRPr="00000000">
        <w:rPr>
          <w:rtl w:val="0"/>
        </w:rPr>
        <w:t xml:space="preserve">Generate financial reports</w:t>
      </w:r>
    </w:p>
    <w:p w:rsidR="00000000" w:rsidDel="00000000" w:rsidP="00000000" w:rsidRDefault="00000000" w:rsidRPr="00000000" w14:paraId="00000141">
      <w:pPr>
        <w:numPr>
          <w:ilvl w:val="0"/>
          <w:numId w:val="2"/>
        </w:numPr>
        <w:tabs>
          <w:tab w:val="left" w:leader="none" w:pos="540"/>
          <w:tab w:val="left" w:leader="none" w:pos="540"/>
          <w:tab w:val="left" w:leader="none" w:pos="540"/>
          <w:tab w:val="left" w:leader="none" w:pos="540"/>
          <w:tab w:val="left" w:leader="none" w:pos="540"/>
        </w:tabs>
        <w:spacing w:before="0" w:lineRule="auto"/>
        <w:ind w:left="720" w:hanging="360"/>
        <w:jc w:val="left"/>
        <w:rPr/>
      </w:pPr>
      <w:r w:rsidDel="00000000" w:rsidR="00000000" w:rsidRPr="00000000">
        <w:rPr>
          <w:rtl w:val="0"/>
        </w:rPr>
        <w:t xml:space="preserve">View platform analytics</w:t>
      </w:r>
    </w:p>
    <w:p w:rsidR="00000000" w:rsidDel="00000000" w:rsidP="00000000" w:rsidRDefault="00000000" w:rsidRPr="00000000" w14:paraId="00000142">
      <w:pPr>
        <w:pStyle w:val="Heading2"/>
        <w:tabs>
          <w:tab w:val="left" w:leader="none" w:pos="540"/>
          <w:tab w:val="left" w:leader="none" w:pos="540"/>
          <w:tab w:val="left" w:leader="none" w:pos="540"/>
          <w:tab w:val="left" w:leader="none" w:pos="540"/>
          <w:tab w:val="left" w:leader="none" w:pos="540"/>
          <w:tab w:val="left" w:leader="none" w:pos="630"/>
        </w:tabs>
        <w:spacing w:after="240" w:before="0" w:line="360" w:lineRule="auto"/>
        <w:ind w:left="0" w:firstLine="0"/>
        <w:rPr/>
      </w:pPr>
      <w:bookmarkStart w:colFirst="0" w:colLast="0" w:name="_heading=h.1ci93xb" w:id="24"/>
      <w:bookmarkEnd w:id="24"/>
      <w:r w:rsidDel="00000000" w:rsidR="00000000" w:rsidRPr="00000000">
        <w:rPr>
          <w:rtl w:val="0"/>
        </w:rPr>
        <w:t xml:space="preserve">4.2</w:t>
        <w:tab/>
        <w:tab/>
        <w:t xml:space="preserve">Database Design</w:t>
      </w:r>
    </w:p>
    <w:p w:rsidR="00000000" w:rsidDel="00000000" w:rsidP="00000000" w:rsidRDefault="00000000" w:rsidRPr="00000000" w14:paraId="00000143">
      <w:pPr>
        <w:widowControl w:val="0"/>
        <w:spacing w:before="240" w:lineRule="auto"/>
        <w:jc w:val="left"/>
        <w:rPr/>
      </w:pPr>
      <w:r w:rsidDel="00000000" w:rsidR="00000000" w:rsidRPr="00000000">
        <w:rPr>
          <w:rtl w:val="0"/>
        </w:rPr>
        <w:t xml:space="preserve">The database stores all information needed by the system. The design uses proper relationships and foreign keys to maintain data integrity and support multi-merchant architecture.</w:t>
      </w:r>
    </w:p>
    <w:p w:rsidR="00000000" w:rsidDel="00000000" w:rsidP="00000000" w:rsidRDefault="00000000" w:rsidRPr="00000000" w14:paraId="00000144">
      <w:pPr>
        <w:keepNext w:val="0"/>
        <w:spacing w:after="80" w:before="280" w:line="342.85714285714283" w:lineRule="auto"/>
        <w:ind w:left="0" w:firstLine="0"/>
        <w:rPr>
          <w:b w:val="1"/>
          <w:bCs w:val="1"/>
        </w:rPr>
      </w:pPr>
      <w:r w:rsidDel="00000000" w:rsidR="00000000" w:rsidRPr="00000000">
        <w:rPr>
          <w:b w:val="1"/>
          <w:bCs w:val="1"/>
          <w:rtl w:val="0"/>
        </w:rPr>
        <w:t xml:space="preserve">1. User &amp; Profile Relationships</w:t>
      </w:r>
    </w:p>
    <w:p w:rsidR="00000000" w:rsidDel="00000000" w:rsidP="00000000" w:rsidRDefault="00000000" w:rsidRPr="00000000" w14:paraId="00000145">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3995738" cy="2696239"/>
            <wp:effectExtent b="0" l="0" r="0" t="0"/>
            <wp:docPr id="7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995738" cy="269623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540"/>
          <w:tab w:val="left" w:leader="none" w:pos="540"/>
          <w:tab w:val="left" w:leader="none" w:pos="540"/>
          <w:tab w:val="left" w:leader="none" w:pos="540"/>
          <w:tab w:val="left" w:leader="none" w:pos="540"/>
        </w:tabs>
        <w:spacing w:before="240" w:lineRule="auto"/>
        <w:jc w:val="left"/>
        <w:rPr/>
      </w:pPr>
      <w:r w:rsidDel="00000000" w:rsidR="00000000" w:rsidRPr="00000000">
        <w:rPr>
          <w:i w:val="1"/>
          <w:iCs w:val="1"/>
          <w:rtl w:val="0"/>
        </w:rPr>
        <w:t xml:space="preserve">Figure 5:  Database Design - Users &amp; profile  Relationships</w:t>
      </w:r>
      <w:r w:rsidDel="00000000" w:rsidR="00000000" w:rsidRPr="00000000">
        <w:rPr>
          <w:rtl w:val="0"/>
        </w:rPr>
      </w:r>
    </w:p>
    <w:p w:rsidR="00000000" w:rsidDel="00000000" w:rsidP="00000000" w:rsidRDefault="00000000" w:rsidRPr="00000000" w14:paraId="00000147">
      <w:pPr>
        <w:spacing w:line="342.85714285714283" w:lineRule="auto"/>
        <w:rPr>
          <w:rFonts w:ascii="Times New Roman" w:cs="Times New Roman" w:eastAsia="Times New Roman" w:hAnsi="Times New Roman"/>
        </w:rPr>
      </w:pPr>
      <w:sdt>
        <w:sdtPr>
          <w:id w:val="770247913"/>
          <w:tag w:val="goog_rdk_3"/>
        </w:sdtPr>
        <w:sdtContent>
          <w:r w:rsidDel="00000000" w:rsidR="00000000" w:rsidRPr="00000000">
            <w:rPr>
              <w:rFonts w:ascii="Cardo" w:cs="Cardo" w:eastAsia="Cardo" w:hAnsi="Cardo"/>
              <w:rtl w:val="0"/>
            </w:rPr>
            <w:t xml:space="preserve">Users ↔ Profiles (1–1): Each user has one profile containing delivery details and personal information.</w:t>
          </w:r>
        </w:sdtContent>
      </w:sdt>
      <w:r w:rsidDel="00000000" w:rsidR="00000000" w:rsidRPr="00000000">
        <w:rPr>
          <w:rtl w:val="0"/>
        </w:rPr>
      </w:r>
    </w:p>
    <w:p w:rsidR="00000000" w:rsidDel="00000000" w:rsidP="00000000" w:rsidRDefault="00000000" w:rsidRPr="00000000" w14:paraId="00000148">
      <w:pPr>
        <w:keepNext w:val="0"/>
        <w:spacing w:after="80" w:before="280" w:line="342.85714285714283" w:lineRule="auto"/>
        <w:ind w:left="0" w:firstLine="0"/>
        <w:rPr>
          <w:b w:val="1"/>
          <w:bCs w:val="1"/>
        </w:rPr>
      </w:pPr>
      <w:r w:rsidDel="00000000" w:rsidR="00000000" w:rsidRPr="00000000">
        <w:rPr>
          <w:b w:val="1"/>
          <w:bCs w:val="1"/>
          <w:rtl w:val="0"/>
        </w:rPr>
        <w:t xml:space="preserve">2 Multi-Tenant (Merchant) Relationships</w:t>
      </w:r>
    </w:p>
    <w:p w:rsidR="00000000" w:rsidDel="00000000" w:rsidP="00000000" w:rsidRDefault="00000000" w:rsidRPr="00000000" w14:paraId="00000149">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1943100"/>
            <wp:effectExtent b="0" l="0" r="0" t="0"/>
            <wp:docPr id="7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6:  Database Design - Merchant  Relationships</w:t>
      </w:r>
      <w:r w:rsidDel="00000000" w:rsidR="00000000" w:rsidRPr="00000000">
        <w:rPr>
          <w:rtl w:val="0"/>
        </w:rPr>
      </w:r>
    </w:p>
    <w:p w:rsidR="00000000" w:rsidDel="00000000" w:rsidP="00000000" w:rsidRDefault="00000000" w:rsidRPr="00000000" w14:paraId="0000014B">
      <w:pPr>
        <w:keepNext w:val="0"/>
        <w:spacing w:after="80" w:before="280" w:line="342.85714285714283" w:lineRule="auto"/>
        <w:ind w:left="0" w:firstLine="0"/>
        <w:rPr/>
      </w:pPr>
      <w:sdt>
        <w:sdtPr>
          <w:id w:val="-965882095"/>
          <w:tag w:val="goog_rdk_4"/>
        </w:sdtPr>
        <w:sdtContent>
          <w:r w:rsidDel="00000000" w:rsidR="00000000" w:rsidRPr="00000000">
            <w:rPr>
              <w:rFonts w:ascii="Cardo" w:cs="Cardo" w:eastAsia="Cardo" w:hAnsi="Cardo"/>
              <w:rtl w:val="0"/>
            </w:rPr>
            <w:t xml:space="preserve">Merchants ↔ Telegram Configs (1–1): Each merchant shop can store bot configuration (token/admin id) so the shop can operate inside Telegram.</w:t>
          </w:r>
        </w:sdtContent>
      </w:sdt>
    </w:p>
    <w:p w:rsidR="00000000" w:rsidDel="00000000" w:rsidP="00000000" w:rsidRDefault="00000000" w:rsidRPr="00000000" w14:paraId="0000014C">
      <w:pPr>
        <w:keepNext w:val="0"/>
        <w:spacing w:after="80" w:before="280" w:line="342.85714285714283" w:lineRule="auto"/>
        <w:ind w:left="0" w:firstLine="0"/>
        <w:rPr>
          <w:rFonts w:ascii="Times New Roman" w:cs="Times New Roman" w:eastAsia="Times New Roman" w:hAnsi="Times New Roman"/>
        </w:rPr>
      </w:pPr>
      <w:sdt>
        <w:sdtPr>
          <w:id w:val="-1634286975"/>
          <w:tag w:val="goog_rdk_5"/>
        </w:sdtPr>
        <w:sdtContent>
          <w:r w:rsidDel="00000000" w:rsidR="00000000" w:rsidRPr="00000000">
            <w:rPr>
              <w:rFonts w:ascii="Cardo" w:cs="Cardo" w:eastAsia="Cardo" w:hAnsi="Cardo"/>
              <w:rtl w:val="0"/>
            </w:rPr>
            <w:t xml:space="preserve">Users ↔ Merchants (1–M): One user (merchant owner) can create/manage one or more merchant shops. This supports multi-tenant operation.</w:t>
          </w:r>
        </w:sdtContent>
      </w:sdt>
      <w:r w:rsidDel="00000000" w:rsidR="00000000" w:rsidRPr="00000000">
        <w:rPr>
          <w:rtl w:val="0"/>
        </w:rPr>
      </w:r>
    </w:p>
    <w:p w:rsidR="00000000" w:rsidDel="00000000" w:rsidP="00000000" w:rsidRDefault="00000000" w:rsidRPr="00000000" w14:paraId="0000014D">
      <w:pPr>
        <w:keepNext w:val="0"/>
        <w:spacing w:after="80" w:before="280" w:line="342.85714285714283" w:lineRule="auto"/>
        <w:ind w:left="0" w:firstLine="0"/>
        <w:rPr>
          <w:b w:val="1"/>
          <w:bCs w:val="1"/>
        </w:rPr>
      </w:pPr>
      <w:r w:rsidDel="00000000" w:rsidR="00000000" w:rsidRPr="00000000">
        <w:rPr>
          <w:b w:val="1"/>
          <w:bCs w:val="1"/>
          <w:rtl w:val="0"/>
        </w:rPr>
        <w:t xml:space="preserve">3. Product Catalog Relationships</w:t>
      </w:r>
    </w:p>
    <w:p w:rsidR="00000000" w:rsidDel="00000000" w:rsidP="00000000" w:rsidRDefault="00000000" w:rsidRPr="00000000" w14:paraId="0000014E">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2959100"/>
            <wp:effectExtent b="0" l="0" r="0" t="0"/>
            <wp:docPr id="7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7:  Database Design - Product Catalog  Relationships</w:t>
      </w:r>
      <w:r w:rsidDel="00000000" w:rsidR="00000000" w:rsidRPr="00000000">
        <w:rPr>
          <w:rtl w:val="0"/>
        </w:rPr>
      </w:r>
    </w:p>
    <w:p w:rsidR="00000000" w:rsidDel="00000000" w:rsidP="00000000" w:rsidRDefault="00000000" w:rsidRPr="00000000" w14:paraId="00000150">
      <w:pPr>
        <w:keepNext w:val="0"/>
        <w:spacing w:after="80" w:before="280" w:line="342.85714285714283" w:lineRule="auto"/>
        <w:ind w:left="0" w:firstLine="0"/>
        <w:rPr/>
      </w:pPr>
      <w:sdt>
        <w:sdtPr>
          <w:id w:val="656310308"/>
          <w:tag w:val="goog_rdk_6"/>
        </w:sdtPr>
        <w:sdtContent>
          <w:r w:rsidDel="00000000" w:rsidR="00000000" w:rsidRPr="00000000">
            <w:rPr>
              <w:rFonts w:ascii="Cardo" w:cs="Cardo" w:eastAsia="Cardo" w:hAnsi="Cardo"/>
              <w:rtl w:val="0"/>
            </w:rPr>
            <w:t xml:space="preserve">Products ↔ Product Images (1–M): One product can have many images for better presentation.</w:t>
          </w:r>
        </w:sdtContent>
      </w:sdt>
    </w:p>
    <w:p w:rsidR="00000000" w:rsidDel="00000000" w:rsidP="00000000" w:rsidRDefault="00000000" w:rsidRPr="00000000" w14:paraId="00000151">
      <w:pPr>
        <w:keepNext w:val="0"/>
        <w:spacing w:after="80" w:before="280" w:line="342.85714285714283" w:lineRule="auto"/>
        <w:ind w:left="0" w:firstLine="0"/>
        <w:rPr/>
      </w:pPr>
      <w:sdt>
        <w:sdtPr>
          <w:id w:val="838329600"/>
          <w:tag w:val="goog_rdk_7"/>
        </w:sdtPr>
        <w:sdtContent>
          <w:r w:rsidDel="00000000" w:rsidR="00000000" w:rsidRPr="00000000">
            <w:rPr>
              <w:rFonts w:ascii="Cardo" w:cs="Cardo" w:eastAsia="Cardo" w:hAnsi="Cardo"/>
              <w:rtl w:val="0"/>
            </w:rPr>
            <w:t xml:space="preserve">Product Categories ↔ Products (1–M): Each product belongs to one category, and a category can contain many products.</w:t>
          </w:r>
        </w:sdtContent>
      </w:sdt>
    </w:p>
    <w:p w:rsidR="00000000" w:rsidDel="00000000" w:rsidP="00000000" w:rsidRDefault="00000000" w:rsidRPr="00000000" w14:paraId="00000152">
      <w:pPr>
        <w:keepNext w:val="0"/>
        <w:spacing w:after="80" w:before="280" w:line="342.85714285714283" w:lineRule="auto"/>
        <w:ind w:left="0" w:firstLine="0"/>
        <w:rPr>
          <w:rFonts w:ascii="Times New Roman" w:cs="Times New Roman" w:eastAsia="Times New Roman" w:hAnsi="Times New Roman"/>
        </w:rPr>
      </w:pPr>
      <w:sdt>
        <w:sdtPr>
          <w:id w:val="-2076623348"/>
          <w:tag w:val="goog_rdk_8"/>
        </w:sdtPr>
        <w:sdtContent>
          <w:r w:rsidDel="00000000" w:rsidR="00000000" w:rsidRPr="00000000">
            <w:rPr>
              <w:rFonts w:ascii="Cardo" w:cs="Cardo" w:eastAsia="Cardo" w:hAnsi="Cardo"/>
              <w:rtl w:val="0"/>
            </w:rPr>
            <w:t xml:space="preserve">Merchants ↔ Products (1–M): A merchant can list many products, but each product belongs to one merchant.</w:t>
          </w:r>
        </w:sdtContent>
      </w:sdt>
      <w:r w:rsidDel="00000000" w:rsidR="00000000" w:rsidRPr="00000000">
        <w:rPr>
          <w:rtl w:val="0"/>
        </w:rPr>
      </w:r>
    </w:p>
    <w:p w:rsidR="00000000" w:rsidDel="00000000" w:rsidP="00000000" w:rsidRDefault="00000000" w:rsidRPr="00000000" w14:paraId="00000153">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54">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55">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56">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57">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58">
      <w:pPr>
        <w:keepNext w:val="0"/>
        <w:spacing w:after="80" w:before="280" w:line="342.85714285714283" w:lineRule="auto"/>
        <w:ind w:left="0" w:firstLine="0"/>
        <w:rPr>
          <w:b w:val="1"/>
          <w:bCs w:val="1"/>
        </w:rPr>
      </w:pPr>
      <w:r w:rsidDel="00000000" w:rsidR="00000000" w:rsidRPr="00000000">
        <w:rPr>
          <w:b w:val="1"/>
          <w:bCs w:val="1"/>
          <w:rtl w:val="0"/>
        </w:rPr>
        <w:t xml:space="preserve">4. Shopping Cart Relationships</w:t>
      </w:r>
    </w:p>
    <w:p w:rsidR="00000000" w:rsidDel="00000000" w:rsidP="00000000" w:rsidRDefault="00000000" w:rsidRPr="00000000" w14:paraId="00000159">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2552700"/>
            <wp:effectExtent b="0" l="0" r="0" t="0"/>
            <wp:docPr id="8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8:  Database Design - Shopping Cart  Relationships</w:t>
      </w:r>
      <w:r w:rsidDel="00000000" w:rsidR="00000000" w:rsidRPr="00000000">
        <w:rPr>
          <w:rtl w:val="0"/>
        </w:rPr>
      </w:r>
    </w:p>
    <w:p w:rsidR="00000000" w:rsidDel="00000000" w:rsidP="00000000" w:rsidRDefault="00000000" w:rsidRPr="00000000" w14:paraId="0000015B">
      <w:pPr>
        <w:keepNext w:val="0"/>
        <w:spacing w:after="80" w:before="280" w:line="342.85714285714283" w:lineRule="auto"/>
        <w:ind w:left="0" w:firstLine="0"/>
        <w:rPr/>
      </w:pPr>
      <w:sdt>
        <w:sdtPr>
          <w:id w:val="1389310704"/>
          <w:tag w:val="goog_rdk_9"/>
        </w:sdtPr>
        <w:sdtContent>
          <w:r w:rsidDel="00000000" w:rsidR="00000000" w:rsidRPr="00000000">
            <w:rPr>
              <w:rFonts w:ascii="Cardo" w:cs="Cardo" w:eastAsia="Cardo" w:hAnsi="Cardo"/>
              <w:rtl w:val="0"/>
            </w:rPr>
            <w:t xml:space="preserve">Products ↔ Shopping Cart (1–M): A product can appear in many users’ carts.</w:t>
          </w:r>
        </w:sdtContent>
      </w:sdt>
    </w:p>
    <w:p w:rsidR="00000000" w:rsidDel="00000000" w:rsidP="00000000" w:rsidRDefault="00000000" w:rsidRPr="00000000" w14:paraId="0000015C">
      <w:pPr>
        <w:keepNext w:val="0"/>
        <w:spacing w:after="80" w:before="280" w:line="342.85714285714283" w:lineRule="auto"/>
        <w:ind w:left="0" w:firstLine="0"/>
        <w:rPr>
          <w:rFonts w:ascii="Times New Roman" w:cs="Times New Roman" w:eastAsia="Times New Roman" w:hAnsi="Times New Roman"/>
        </w:rPr>
      </w:pPr>
      <w:sdt>
        <w:sdtPr>
          <w:id w:val="-1696839163"/>
          <w:tag w:val="goog_rdk_10"/>
        </w:sdtPr>
        <w:sdtContent>
          <w:r w:rsidDel="00000000" w:rsidR="00000000" w:rsidRPr="00000000">
            <w:rPr>
              <w:rFonts w:ascii="Cardo" w:cs="Cardo" w:eastAsia="Cardo" w:hAnsi="Cardo"/>
              <w:rtl w:val="0"/>
            </w:rPr>
            <w:t xml:space="preserve">Users ↔ Shopping Cart (1–M): A customer can have many cart items</w:t>
          </w:r>
        </w:sdtContent>
      </w:sdt>
      <w:r w:rsidDel="00000000" w:rsidR="00000000" w:rsidRPr="00000000">
        <w:rPr>
          <w:rtl w:val="0"/>
        </w:rPr>
      </w:r>
    </w:p>
    <w:p w:rsidR="00000000" w:rsidDel="00000000" w:rsidP="00000000" w:rsidRDefault="00000000" w:rsidRPr="00000000" w14:paraId="0000015D">
      <w:pPr>
        <w:keepNext w:val="0"/>
        <w:spacing w:after="80" w:before="280" w:line="342.85714285714283" w:lineRule="auto"/>
        <w:ind w:left="0" w:firstLine="0"/>
        <w:rPr>
          <w:b w:val="1"/>
          <w:bCs w:val="1"/>
        </w:rPr>
      </w:pPr>
      <w:r w:rsidDel="00000000" w:rsidR="00000000" w:rsidRPr="00000000">
        <w:rPr>
          <w:b w:val="1"/>
          <w:bCs w:val="1"/>
          <w:rtl w:val="0"/>
        </w:rPr>
        <w:t xml:space="preserve">5. Orders &amp; Order Items Relationships</w:t>
      </w:r>
    </w:p>
    <w:p w:rsidR="00000000" w:rsidDel="00000000" w:rsidP="00000000" w:rsidRDefault="00000000" w:rsidRPr="00000000" w14:paraId="0000015E">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2743200"/>
            <wp:effectExtent b="0" l="0" r="0" t="0"/>
            <wp:docPr id="7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9:  Database Design - Order &amp; Order Items  Relationships</w:t>
      </w:r>
      <w:r w:rsidDel="00000000" w:rsidR="00000000" w:rsidRPr="00000000">
        <w:rPr>
          <w:rtl w:val="0"/>
        </w:rPr>
      </w:r>
    </w:p>
    <w:p w:rsidR="00000000" w:rsidDel="00000000" w:rsidP="00000000" w:rsidRDefault="00000000" w:rsidRPr="00000000" w14:paraId="00000160">
      <w:pPr>
        <w:rPr/>
      </w:pPr>
      <w:sdt>
        <w:sdtPr>
          <w:id w:val="-883324748"/>
          <w:tag w:val="goog_rdk_11"/>
        </w:sdtPr>
        <w:sdtContent>
          <w:r w:rsidDel="00000000" w:rsidR="00000000" w:rsidRPr="00000000">
            <w:rPr>
              <w:rFonts w:ascii="Cardo" w:cs="Cardo" w:eastAsia="Cardo" w:hAnsi="Cardo"/>
              <w:rtl w:val="0"/>
            </w:rPr>
            <w:t xml:space="preserve">Users ↔ Orders (1–M): One customer can place many orders</w:t>
          </w:r>
        </w:sdtContent>
      </w:sdt>
    </w:p>
    <w:p w:rsidR="00000000" w:rsidDel="00000000" w:rsidP="00000000" w:rsidRDefault="00000000" w:rsidRPr="00000000" w14:paraId="00000161">
      <w:pPr>
        <w:rPr/>
      </w:pPr>
      <w:sdt>
        <w:sdtPr>
          <w:id w:val="-708637100"/>
          <w:tag w:val="goog_rdk_12"/>
        </w:sdtPr>
        <w:sdtContent>
          <w:r w:rsidDel="00000000" w:rsidR="00000000" w:rsidRPr="00000000">
            <w:rPr>
              <w:rFonts w:ascii="Cardo" w:cs="Cardo" w:eastAsia="Cardo" w:hAnsi="Cardo"/>
              <w:rtl w:val="0"/>
            </w:rPr>
            <w:t xml:space="preserve">Products ↔ Order Items (1–M): One product can appear in many order items across different orders</w:t>
          </w:r>
        </w:sdtContent>
      </w:sdt>
    </w:p>
    <w:p w:rsidR="00000000" w:rsidDel="00000000" w:rsidP="00000000" w:rsidRDefault="00000000" w:rsidRPr="00000000" w14:paraId="00000162">
      <w:pPr>
        <w:rPr/>
      </w:pPr>
      <w:sdt>
        <w:sdtPr>
          <w:id w:val="-1442916441"/>
          <w:tag w:val="goog_rdk_13"/>
        </w:sdtPr>
        <w:sdtContent>
          <w:r w:rsidDel="00000000" w:rsidR="00000000" w:rsidRPr="00000000">
            <w:rPr>
              <w:rFonts w:ascii="Cardo" w:cs="Cardo" w:eastAsia="Cardo" w:hAnsi="Cardo"/>
              <w:rtl w:val="0"/>
            </w:rPr>
            <w:t xml:space="preserve">Orders ↔ Order Items (1–M): Each order contains multiple items, stored in Order Items table.</w:t>
          </w:r>
        </w:sdtContent>
      </w:sdt>
    </w:p>
    <w:p w:rsidR="00000000" w:rsidDel="00000000" w:rsidP="00000000" w:rsidRDefault="00000000" w:rsidRPr="00000000" w14:paraId="00000163">
      <w:pPr>
        <w:rPr>
          <w:rFonts w:ascii="Times New Roman" w:cs="Times New Roman" w:eastAsia="Times New Roman" w:hAnsi="Times New Roman"/>
        </w:rPr>
      </w:pPr>
      <w:sdt>
        <w:sdtPr>
          <w:id w:val="-1594328300"/>
          <w:tag w:val="goog_rdk_14"/>
        </w:sdtPr>
        <w:sdtContent>
          <w:r w:rsidDel="00000000" w:rsidR="00000000" w:rsidRPr="00000000">
            <w:rPr>
              <w:rFonts w:ascii="Cardo" w:cs="Cardo" w:eastAsia="Cardo" w:hAnsi="Cardo"/>
              <w:rtl w:val="0"/>
            </w:rPr>
            <w:t xml:space="preserve">Merchants ↔ Orders (1–M): One merchant can receive many orders.</w:t>
          </w:r>
        </w:sdtContent>
      </w:sdt>
      <w:r w:rsidDel="00000000" w:rsidR="00000000" w:rsidRPr="00000000">
        <w:rPr>
          <w:rtl w:val="0"/>
        </w:rPr>
      </w:r>
    </w:p>
    <w:p w:rsidR="00000000" w:rsidDel="00000000" w:rsidP="00000000" w:rsidRDefault="00000000" w:rsidRPr="00000000" w14:paraId="00000164">
      <w:pPr>
        <w:keepNext w:val="0"/>
        <w:spacing w:after="80" w:before="280" w:line="342.85714285714283" w:lineRule="auto"/>
        <w:ind w:left="0" w:firstLine="0"/>
        <w:rPr>
          <w:b w:val="1"/>
          <w:bCs w:val="1"/>
        </w:rPr>
      </w:pPr>
      <w:r w:rsidDel="00000000" w:rsidR="00000000" w:rsidRPr="00000000">
        <w:rPr>
          <w:b w:val="1"/>
          <w:bCs w:val="1"/>
          <w:rtl w:val="0"/>
        </w:rPr>
        <w:t xml:space="preserve">6. Reviews &amp; Verification Relationships</w:t>
      </w:r>
    </w:p>
    <w:p w:rsidR="00000000" w:rsidDel="00000000" w:rsidP="00000000" w:rsidRDefault="00000000" w:rsidRPr="00000000" w14:paraId="00000165">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2552700"/>
            <wp:effectExtent b="0" l="0" r="0" t="0"/>
            <wp:docPr id="7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10:  Database Design - Reviews &amp; Verification  Relationships</w:t>
      </w:r>
      <w:r w:rsidDel="00000000" w:rsidR="00000000" w:rsidRPr="00000000">
        <w:rPr>
          <w:rtl w:val="0"/>
        </w:rPr>
      </w:r>
    </w:p>
    <w:p w:rsidR="00000000" w:rsidDel="00000000" w:rsidP="00000000" w:rsidRDefault="00000000" w:rsidRPr="00000000" w14:paraId="00000167">
      <w:pPr>
        <w:keepNext w:val="0"/>
        <w:spacing w:after="80" w:before="280" w:line="342.85714285714283" w:lineRule="auto"/>
        <w:ind w:left="0" w:firstLine="0"/>
        <w:rPr>
          <w:rFonts w:ascii="Times New Roman" w:cs="Times New Roman" w:eastAsia="Times New Roman" w:hAnsi="Times New Roman"/>
        </w:rPr>
      </w:pPr>
      <w:sdt>
        <w:sdtPr>
          <w:id w:val="647616936"/>
          <w:tag w:val="goog_rdk_15"/>
        </w:sdtPr>
        <w:sdtContent>
          <w:r w:rsidDel="00000000" w:rsidR="00000000" w:rsidRPr="00000000">
            <w:rPr>
              <w:rFonts w:ascii="Cardo" w:cs="Cardo" w:eastAsia="Cardo" w:hAnsi="Cardo"/>
              <w:rtl w:val="0"/>
            </w:rPr>
            <w:t xml:space="preserve">Products ↔ Reviews (1–M) and Users ↔ Reviews (1–M): Customers can review products, and each review is linked to both user and product.</w:t>
          </w:r>
        </w:sdtContent>
      </w:sdt>
      <w:r w:rsidDel="00000000" w:rsidR="00000000" w:rsidRPr="00000000">
        <w:rPr>
          <w:rtl w:val="0"/>
        </w:rPr>
      </w:r>
    </w:p>
    <w:p w:rsidR="00000000" w:rsidDel="00000000" w:rsidP="00000000" w:rsidRDefault="00000000" w:rsidRPr="00000000" w14:paraId="00000168">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69">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6A">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6B">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6C">
      <w:pPr>
        <w:keepNext w:val="0"/>
        <w:spacing w:after="80" w:before="280" w:line="342.85714285714283" w:lineRule="auto"/>
        <w:ind w:left="0" w:firstLine="0"/>
        <w:rPr>
          <w:b w:val="1"/>
          <w:bCs w:val="1"/>
        </w:rPr>
      </w:pPr>
      <w:r w:rsidDel="00000000" w:rsidR="00000000" w:rsidRPr="00000000">
        <w:rPr>
          <w:rtl w:val="0"/>
        </w:rPr>
      </w:r>
    </w:p>
    <w:p w:rsidR="00000000" w:rsidDel="00000000" w:rsidP="00000000" w:rsidRDefault="00000000" w:rsidRPr="00000000" w14:paraId="0000016D">
      <w:pPr>
        <w:keepNext w:val="0"/>
        <w:spacing w:after="80" w:before="280" w:line="342.85714285714283" w:lineRule="auto"/>
        <w:ind w:left="0" w:firstLine="0"/>
        <w:rPr>
          <w:b w:val="1"/>
          <w:bCs w:val="1"/>
        </w:rPr>
      </w:pPr>
      <w:r w:rsidDel="00000000" w:rsidR="00000000" w:rsidRPr="00000000">
        <w:rPr>
          <w:b w:val="1"/>
          <w:bCs w:val="1"/>
          <w:rtl w:val="0"/>
        </w:rPr>
        <w:t xml:space="preserve">7.  Invoices &amp; Support Relationships </w:t>
      </w:r>
    </w:p>
    <w:p w:rsidR="00000000" w:rsidDel="00000000" w:rsidP="00000000" w:rsidRDefault="00000000" w:rsidRPr="00000000" w14:paraId="0000016E">
      <w:pPr>
        <w:keepNext w:val="0"/>
        <w:spacing w:after="80" w:before="280" w:line="342.85714285714283" w:lineRule="auto"/>
        <w:ind w:left="0" w:firstLine="0"/>
        <w:rPr>
          <w:b w:val="1"/>
          <w:bCs w:val="1"/>
        </w:rPr>
      </w:pPr>
      <w:r w:rsidDel="00000000" w:rsidR="00000000" w:rsidRPr="00000000">
        <w:rPr>
          <w:b w:val="1"/>
          <w:bCs w:val="1"/>
        </w:rPr>
        <w:drawing>
          <wp:inline distB="114300" distT="114300" distL="114300" distR="114300">
            <wp:extent cx="5486400" cy="4381500"/>
            <wp:effectExtent b="0" l="0" r="0" t="0"/>
            <wp:docPr id="8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540"/>
          <w:tab w:val="left" w:leader="none" w:pos="540"/>
          <w:tab w:val="left" w:leader="none" w:pos="540"/>
          <w:tab w:val="left" w:leader="none" w:pos="540"/>
          <w:tab w:val="left" w:leader="none" w:pos="540"/>
        </w:tabs>
        <w:spacing w:before="240" w:lineRule="auto"/>
        <w:jc w:val="left"/>
        <w:rPr>
          <w:b w:val="1"/>
          <w:bCs w:val="1"/>
        </w:rPr>
      </w:pPr>
      <w:r w:rsidDel="00000000" w:rsidR="00000000" w:rsidRPr="00000000">
        <w:rPr>
          <w:i w:val="1"/>
          <w:iCs w:val="1"/>
          <w:rtl w:val="0"/>
        </w:rPr>
        <w:t xml:space="preserve">Figure 11:  Database Design - Invoices &amp; Support  Relationships</w:t>
      </w:r>
      <w:r w:rsidDel="00000000" w:rsidR="00000000" w:rsidRPr="00000000">
        <w:rPr>
          <w:rtl w:val="0"/>
        </w:rPr>
      </w:r>
    </w:p>
    <w:p w:rsidR="00000000" w:rsidDel="00000000" w:rsidP="00000000" w:rsidRDefault="00000000" w:rsidRPr="00000000" w14:paraId="00000170">
      <w:pPr>
        <w:rPr/>
      </w:pPr>
      <w:sdt>
        <w:sdtPr>
          <w:id w:val="919334070"/>
          <w:tag w:val="goog_rdk_16"/>
        </w:sdtPr>
        <w:sdtContent>
          <w:r w:rsidDel="00000000" w:rsidR="00000000" w:rsidRPr="00000000">
            <w:rPr>
              <w:rFonts w:ascii="Cardo" w:cs="Cardo" w:eastAsia="Cardo" w:hAnsi="Cardo"/>
              <w:rtl w:val="0"/>
            </w:rPr>
            <w:t xml:space="preserve">Orders ↔ Invoices (1–0..1): An invoice may be generated for an order (optional depending on merchant/admin use).</w:t>
          </w:r>
        </w:sdtContent>
      </w:sdt>
    </w:p>
    <w:p w:rsidR="00000000" w:rsidDel="00000000" w:rsidP="00000000" w:rsidRDefault="00000000" w:rsidRPr="00000000" w14:paraId="00000171">
      <w:pPr>
        <w:rPr/>
      </w:pPr>
      <w:sdt>
        <w:sdtPr>
          <w:id w:val="-178509715"/>
          <w:tag w:val="goog_rdk_17"/>
        </w:sdtPr>
        <w:sdtContent>
          <w:r w:rsidDel="00000000" w:rsidR="00000000" w:rsidRPr="00000000">
            <w:rPr>
              <w:rFonts w:ascii="Cardo" w:cs="Cardo" w:eastAsia="Cardo" w:hAnsi="Cardo"/>
              <w:rtl w:val="0"/>
            </w:rPr>
            <w:t xml:space="preserve">Orders ↔ Reviews (1–M): Reviews can be linked to orders to support “verified purchase” logic.</w:t>
          </w:r>
        </w:sdtContent>
      </w:sdt>
    </w:p>
    <w:p w:rsidR="00000000" w:rsidDel="00000000" w:rsidP="00000000" w:rsidRDefault="00000000" w:rsidRPr="00000000" w14:paraId="00000172">
      <w:pPr>
        <w:rPr/>
      </w:pPr>
      <w:sdt>
        <w:sdtPr>
          <w:id w:val="1438702092"/>
          <w:tag w:val="goog_rdk_18"/>
        </w:sdtPr>
        <w:sdtContent>
          <w:r w:rsidDel="00000000" w:rsidR="00000000" w:rsidRPr="00000000">
            <w:rPr>
              <w:rFonts w:ascii="Cardo" w:cs="Cardo" w:eastAsia="Cardo" w:hAnsi="Cardo"/>
              <w:rtl w:val="0"/>
            </w:rPr>
            <w:t xml:space="preserve">Users ↔ Support Tickets (1–M) and Merchants ↔ Support Tickets (1–M): Customers can create support tickets and merchants can respond.</w:t>
          </w:r>
        </w:sdtContent>
      </w:sdt>
    </w:p>
    <w:p w:rsidR="00000000" w:rsidDel="00000000" w:rsidP="00000000" w:rsidRDefault="00000000" w:rsidRPr="00000000" w14:paraId="00000173">
      <w:pPr>
        <w:spacing w:line="342.85714285714283" w:lineRule="auto"/>
        <w:rPr/>
      </w:pPr>
      <w:sdt>
        <w:sdtPr>
          <w:id w:val="-1937073910"/>
          <w:tag w:val="goog_rdk_19"/>
        </w:sdtPr>
        <w:sdtContent>
          <w:r w:rsidDel="00000000" w:rsidR="00000000" w:rsidRPr="00000000">
            <w:rPr>
              <w:rFonts w:ascii="Cardo" w:cs="Cardo" w:eastAsia="Cardo" w:hAnsi="Cardo"/>
              <w:rtl w:val="0"/>
            </w:rPr>
            <w:t xml:space="preserve">Users ↔ Profiles (1–1): Each user has one profile containing delivery details and personal information.</w:t>
          </w:r>
        </w:sdtContent>
      </w:sdt>
    </w:p>
    <w:p w:rsidR="00000000" w:rsidDel="00000000" w:rsidP="00000000" w:rsidRDefault="00000000" w:rsidRPr="00000000" w14:paraId="00000174">
      <w:pPr>
        <w:spacing w:line="342.85714285714283" w:lineRule="auto"/>
        <w:rPr>
          <w:b w:val="1"/>
          <w:bCs w:val="1"/>
          <w:sz w:val="21"/>
          <w:szCs w:val="2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spacing w:after="80" w:before="280" w:line="342.85714285714283" w:lineRule="auto"/>
        <w:ind w:left="0" w:firstLine="0"/>
        <w:rPr>
          <w:b w:val="1"/>
          <w:bCs w:val="1"/>
        </w:rPr>
      </w:pPr>
      <w:r w:rsidDel="00000000" w:rsidR="00000000" w:rsidRPr="00000000">
        <w:rPr>
          <w:b w:val="1"/>
          <w:bCs w:val="1"/>
          <w:rtl w:val="0"/>
        </w:rPr>
        <w:t xml:space="preserve">8. Payment Table Relationships</w:t>
      </w:r>
    </w:p>
    <w:p w:rsidR="00000000" w:rsidDel="00000000" w:rsidP="00000000" w:rsidRDefault="00000000" w:rsidRPr="00000000" w14:paraId="00000177">
      <w:pPr>
        <w:pStyle w:val="Heading3"/>
        <w:keepNext w:val="0"/>
        <w:tabs>
          <w:tab w:val="left" w:leader="none" w:pos="540"/>
        </w:tabs>
        <w:spacing w:after="80" w:before="280" w:line="342.85714285714283" w:lineRule="auto"/>
        <w:ind w:left="0" w:firstLine="0"/>
        <w:rPr>
          <w:rFonts w:ascii="Times New Roman" w:cs="Times New Roman" w:eastAsia="Times New Roman" w:hAnsi="Times New Roman"/>
        </w:rPr>
      </w:pPr>
      <w:bookmarkStart w:colFirst="0" w:colLast="0" w:name="_heading=h.6l99rci2ite0" w:id="25"/>
      <w:bookmarkEnd w:id="25"/>
      <w:r w:rsidDel="00000000" w:rsidR="00000000" w:rsidRPr="00000000">
        <w:rPr>
          <w:rFonts w:ascii="Times New Roman" w:cs="Times New Roman" w:eastAsia="Times New Roman" w:hAnsi="Times New Roman"/>
        </w:rPr>
        <w:drawing>
          <wp:inline distB="114300" distT="114300" distL="114300" distR="114300">
            <wp:extent cx="5486400" cy="3619500"/>
            <wp:effectExtent b="0" l="0" r="0" t="0"/>
            <wp:docPr id="8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486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tabs>
          <w:tab w:val="left" w:leader="none" w:pos="540"/>
          <w:tab w:val="left" w:leader="none" w:pos="540"/>
          <w:tab w:val="left" w:leader="none" w:pos="540"/>
          <w:tab w:val="left" w:leader="none" w:pos="540"/>
          <w:tab w:val="left" w:leader="none" w:pos="540"/>
        </w:tabs>
        <w:spacing w:before="240" w:lineRule="auto"/>
        <w:jc w:val="left"/>
        <w:rPr/>
      </w:pPr>
      <w:r w:rsidDel="00000000" w:rsidR="00000000" w:rsidRPr="00000000">
        <w:rPr>
          <w:i w:val="1"/>
          <w:iCs w:val="1"/>
          <w:rtl w:val="0"/>
        </w:rPr>
        <w:t xml:space="preserve">Figure 12:  Database Design - Payment Table  Relationships</w:t>
      </w:r>
      <w:r w:rsidDel="00000000" w:rsidR="00000000" w:rsidRPr="00000000">
        <w:rPr>
          <w:rtl w:val="0"/>
        </w:rPr>
      </w:r>
    </w:p>
    <w:p w:rsidR="00000000" w:rsidDel="00000000" w:rsidP="00000000" w:rsidRDefault="00000000" w:rsidRPr="00000000" w14:paraId="00000179">
      <w:pPr>
        <w:spacing w:line="342.85714285714283" w:lineRule="auto"/>
        <w:rPr/>
      </w:pPr>
      <w:sdt>
        <w:sdtPr>
          <w:id w:val="1542576614"/>
          <w:tag w:val="goog_rdk_20"/>
        </w:sdtPr>
        <w:sdtContent>
          <w:r w:rsidDel="00000000" w:rsidR="00000000" w:rsidRPr="00000000">
            <w:rPr>
              <w:rFonts w:ascii="Cardo" w:cs="Cardo" w:eastAsia="Cardo" w:hAnsi="Cardo"/>
              <w:b w:val="1"/>
              <w:bCs w:val="1"/>
              <w:rtl w:val="0"/>
            </w:rPr>
            <w:t xml:space="preserve">Orders ↔ Payments (1–0..M):</w:t>
          </w:r>
        </w:sdtContent>
      </w:sdt>
      <w:r w:rsidDel="00000000" w:rsidR="00000000" w:rsidRPr="00000000">
        <w:rPr>
          <w:rtl w:val="0"/>
        </w:rPr>
        <w:t xml:space="preserve"> An order may have zero or multiple payment records (e.g., COD collection, retry attempts, or partial payments).</w:t>
      </w:r>
    </w:p>
    <w:p w:rsidR="00000000" w:rsidDel="00000000" w:rsidP="00000000" w:rsidRDefault="00000000" w:rsidRPr="00000000" w14:paraId="0000017A">
      <w:pPr>
        <w:spacing w:line="342.85714285714283" w:lineRule="auto"/>
        <w:rPr/>
      </w:pPr>
      <w:sdt>
        <w:sdtPr>
          <w:id w:val="-1616378456"/>
          <w:tag w:val="goog_rdk_21"/>
        </w:sdtPr>
        <w:sdtContent>
          <w:r w:rsidDel="00000000" w:rsidR="00000000" w:rsidRPr="00000000">
            <w:rPr>
              <w:rFonts w:ascii="Cardo" w:cs="Cardo" w:eastAsia="Cardo" w:hAnsi="Cardo"/>
              <w:b w:val="1"/>
              <w:bCs w:val="1"/>
              <w:rtl w:val="0"/>
            </w:rPr>
            <w:t xml:space="preserve">Users ↔ Payments (1–M):</w:t>
          </w:r>
        </w:sdtContent>
      </w:sdt>
      <w:r w:rsidDel="00000000" w:rsidR="00000000" w:rsidRPr="00000000">
        <w:rPr>
          <w:rtl w:val="0"/>
        </w:rPr>
        <w:t xml:space="preserve"> A user can make multiple payments across different orders.</w:t>
      </w:r>
    </w:p>
    <w:p w:rsidR="00000000" w:rsidDel="00000000" w:rsidP="00000000" w:rsidRDefault="00000000" w:rsidRPr="00000000" w14:paraId="0000017B">
      <w:pPr>
        <w:spacing w:line="342.85714285714283" w:lineRule="auto"/>
        <w:rPr/>
      </w:pPr>
      <w:sdt>
        <w:sdtPr>
          <w:id w:val="1961080028"/>
          <w:tag w:val="goog_rdk_22"/>
        </w:sdtPr>
        <w:sdtContent>
          <w:r w:rsidDel="00000000" w:rsidR="00000000" w:rsidRPr="00000000">
            <w:rPr>
              <w:rFonts w:ascii="Cardo" w:cs="Cardo" w:eastAsia="Cardo" w:hAnsi="Cardo"/>
              <w:b w:val="1"/>
              <w:bCs w:val="1"/>
              <w:rtl w:val="0"/>
            </w:rPr>
            <w:t xml:space="preserve">Merchants ↔ Payments (1–M):</w:t>
          </w:r>
        </w:sdtContent>
      </w:sdt>
      <w:r w:rsidDel="00000000" w:rsidR="00000000" w:rsidRPr="00000000">
        <w:rPr>
          <w:rtl w:val="0"/>
        </w:rPr>
        <w:t xml:space="preserve"> A merchant can receive multiple payments for different orders.</w:t>
      </w:r>
    </w:p>
    <w:p w:rsidR="00000000" w:rsidDel="00000000" w:rsidP="00000000" w:rsidRDefault="00000000" w:rsidRPr="00000000" w14:paraId="0000017C">
      <w:pPr>
        <w:spacing w:line="342.85714285714283" w:lineRule="auto"/>
        <w:rPr>
          <w:i w:val="1"/>
          <w:iCs w:val="1"/>
        </w:rPr>
      </w:pPr>
      <w:sdt>
        <w:sdtPr>
          <w:id w:val="593682338"/>
          <w:tag w:val="goog_rdk_23"/>
        </w:sdtPr>
        <w:sdtContent>
          <w:r w:rsidDel="00000000" w:rsidR="00000000" w:rsidRPr="00000000">
            <w:rPr>
              <w:rFonts w:ascii="Cardo" w:cs="Cardo" w:eastAsia="Cardo" w:hAnsi="Cardo"/>
              <w:b w:val="1"/>
              <w:bCs w:val="1"/>
              <w:rtl w:val="0"/>
            </w:rPr>
            <w:t xml:space="preserve">Orders ↔ Invoices (1–0..1):</w:t>
          </w:r>
        </w:sdtContent>
      </w:sdt>
      <w:r w:rsidDel="00000000" w:rsidR="00000000" w:rsidRPr="00000000">
        <w:rPr>
          <w:rtl w:val="0"/>
        </w:rPr>
        <w:t xml:space="preserve"> An invoice may be generated for an order (optional). </w:t>
      </w:r>
      <w:r w:rsidDel="00000000" w:rsidR="00000000" w:rsidRPr="00000000">
        <w:rPr>
          <w:i w:val="1"/>
          <w:iCs w:val="1"/>
          <w:rtl w:val="0"/>
        </w:rPr>
        <w:t xml:space="preserve">(To enforce 0..1, use UNIQUE(order_id) in Invoices.)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20" w:before="220" w:lineRule="auto"/>
        <w:ind w:left="720" w:firstLine="0"/>
        <w:jc w:val="left"/>
        <w:rPr>
          <w:sz w:val="21"/>
          <w:szCs w:val="21"/>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widowControl w:val="0"/>
        <w:spacing w:before="240" w:lineRule="auto"/>
        <w:jc w:val="left"/>
        <w:rPr>
          <w:i w:val="1"/>
          <w:iCs w:val="1"/>
        </w:rPr>
      </w:pPr>
      <w:r w:rsidDel="00000000" w:rsidR="00000000" w:rsidRPr="00000000">
        <w:rPr>
          <w:rtl w:val="0"/>
        </w:rPr>
      </w:r>
    </w:p>
    <w:p w:rsidR="00000000" w:rsidDel="00000000" w:rsidP="00000000" w:rsidRDefault="00000000" w:rsidRPr="00000000" w14:paraId="00000181">
      <w:pPr>
        <w:widowControl w:val="0"/>
        <w:spacing w:before="240" w:lineRule="auto"/>
        <w:jc w:val="left"/>
        <w:rPr>
          <w:b w:val="1"/>
          <w:bCs w:val="1"/>
        </w:rPr>
      </w:pPr>
      <w:r w:rsidDel="00000000" w:rsidR="00000000" w:rsidRPr="00000000">
        <w:rPr>
          <w:b w:val="1"/>
          <w:bCs w:val="1"/>
          <w:rtl w:val="0"/>
        </w:rPr>
        <w:t xml:space="preserve">Main Tables:</w:t>
      </w:r>
    </w:p>
    <w:p w:rsidR="00000000" w:rsidDel="00000000" w:rsidP="00000000" w:rsidRDefault="00000000" w:rsidRPr="00000000" w14:paraId="00000182">
      <w:pPr>
        <w:widowControl w:val="0"/>
        <w:spacing w:before="240" w:lineRule="auto"/>
        <w:jc w:val="left"/>
        <w:rPr>
          <w:b w:val="1"/>
          <w:bCs w:val="1"/>
        </w:rPr>
      </w:pPr>
      <w:r w:rsidDel="00000000" w:rsidR="00000000" w:rsidRPr="00000000">
        <w:rPr>
          <w:b w:val="1"/>
          <w:bCs w:val="1"/>
          <w:rtl w:val="0"/>
        </w:rPr>
        <w:t xml:space="preserve">1. Users Table</w:t>
      </w:r>
    </w:p>
    <w:p w:rsidR="00000000" w:rsidDel="00000000" w:rsidP="00000000" w:rsidRDefault="00000000" w:rsidRPr="00000000" w14:paraId="00000183">
      <w:pPr>
        <w:widowControl w:val="0"/>
        <w:numPr>
          <w:ilvl w:val="0"/>
          <w:numId w:val="45"/>
        </w:numPr>
        <w:spacing w:after="0" w:before="240" w:lineRule="auto"/>
        <w:ind w:left="720" w:hanging="360"/>
        <w:jc w:val="left"/>
        <w:rPr/>
      </w:pPr>
      <w:r w:rsidDel="00000000" w:rsidR="00000000" w:rsidRPr="00000000">
        <w:rPr>
          <w:rtl w:val="0"/>
        </w:rPr>
        <w:t xml:space="preserve">user_id - Unique ID for each user</w:t>
      </w:r>
    </w:p>
    <w:p w:rsidR="00000000" w:rsidDel="00000000" w:rsidP="00000000" w:rsidRDefault="00000000" w:rsidRPr="00000000" w14:paraId="00000184">
      <w:pPr>
        <w:widowControl w:val="0"/>
        <w:numPr>
          <w:ilvl w:val="0"/>
          <w:numId w:val="45"/>
        </w:numPr>
        <w:spacing w:after="0" w:before="0" w:lineRule="auto"/>
        <w:ind w:left="720" w:hanging="360"/>
        <w:jc w:val="left"/>
        <w:rPr/>
      </w:pPr>
      <w:r w:rsidDel="00000000" w:rsidR="00000000" w:rsidRPr="00000000">
        <w:rPr>
          <w:rtl w:val="0"/>
        </w:rPr>
        <w:t xml:space="preserve">telegram_id - Telegram's unique user ID</w:t>
      </w:r>
    </w:p>
    <w:p w:rsidR="00000000" w:rsidDel="00000000" w:rsidP="00000000" w:rsidRDefault="00000000" w:rsidRPr="00000000" w14:paraId="00000185">
      <w:pPr>
        <w:widowControl w:val="0"/>
        <w:numPr>
          <w:ilvl w:val="0"/>
          <w:numId w:val="45"/>
        </w:numPr>
        <w:spacing w:after="0" w:before="0" w:lineRule="auto"/>
        <w:ind w:left="720" w:hanging="360"/>
        <w:jc w:val="left"/>
        <w:rPr/>
      </w:pPr>
      <w:r w:rsidDel="00000000" w:rsidR="00000000" w:rsidRPr="00000000">
        <w:rPr>
          <w:rtl w:val="0"/>
        </w:rPr>
        <w:t xml:space="preserve">username - User's username</w:t>
      </w:r>
    </w:p>
    <w:p w:rsidR="00000000" w:rsidDel="00000000" w:rsidP="00000000" w:rsidRDefault="00000000" w:rsidRPr="00000000" w14:paraId="00000186">
      <w:pPr>
        <w:widowControl w:val="0"/>
        <w:numPr>
          <w:ilvl w:val="0"/>
          <w:numId w:val="45"/>
        </w:numPr>
        <w:spacing w:after="0" w:before="0" w:lineRule="auto"/>
        <w:ind w:left="720" w:hanging="360"/>
        <w:jc w:val="left"/>
        <w:rPr/>
      </w:pPr>
      <w:r w:rsidDel="00000000" w:rsidR="00000000" w:rsidRPr="00000000">
        <w:rPr>
          <w:rtl w:val="0"/>
        </w:rPr>
        <w:t xml:space="preserve">email - Email address</w:t>
      </w:r>
    </w:p>
    <w:p w:rsidR="00000000" w:rsidDel="00000000" w:rsidP="00000000" w:rsidRDefault="00000000" w:rsidRPr="00000000" w14:paraId="00000187">
      <w:pPr>
        <w:widowControl w:val="0"/>
        <w:numPr>
          <w:ilvl w:val="0"/>
          <w:numId w:val="45"/>
        </w:numPr>
        <w:spacing w:after="0" w:before="0" w:lineRule="auto"/>
        <w:ind w:left="720" w:hanging="360"/>
        <w:jc w:val="left"/>
        <w:rPr/>
      </w:pPr>
      <w:r w:rsidDel="00000000" w:rsidR="00000000" w:rsidRPr="00000000">
        <w:rPr>
          <w:rtl w:val="0"/>
        </w:rPr>
        <w:t xml:space="preserve">password_hash - Encrypted password</w:t>
      </w:r>
    </w:p>
    <w:p w:rsidR="00000000" w:rsidDel="00000000" w:rsidP="00000000" w:rsidRDefault="00000000" w:rsidRPr="00000000" w14:paraId="00000188">
      <w:pPr>
        <w:widowControl w:val="0"/>
        <w:numPr>
          <w:ilvl w:val="0"/>
          <w:numId w:val="45"/>
        </w:numPr>
        <w:spacing w:after="0" w:before="0" w:lineRule="auto"/>
        <w:ind w:left="720" w:hanging="360"/>
        <w:jc w:val="left"/>
        <w:rPr/>
      </w:pPr>
      <w:r w:rsidDel="00000000" w:rsidR="00000000" w:rsidRPr="00000000">
        <w:rPr>
          <w:rtl w:val="0"/>
        </w:rPr>
        <w:t xml:space="preserve">phone_number - Contact phone</w:t>
      </w:r>
    </w:p>
    <w:p w:rsidR="00000000" w:rsidDel="00000000" w:rsidP="00000000" w:rsidRDefault="00000000" w:rsidRPr="00000000" w14:paraId="00000189">
      <w:pPr>
        <w:widowControl w:val="0"/>
        <w:numPr>
          <w:ilvl w:val="0"/>
          <w:numId w:val="45"/>
        </w:numPr>
        <w:spacing w:after="0" w:before="0" w:lineRule="auto"/>
        <w:ind w:left="720" w:hanging="360"/>
        <w:jc w:val="left"/>
        <w:rPr/>
      </w:pPr>
      <w:r w:rsidDel="00000000" w:rsidR="00000000" w:rsidRPr="00000000">
        <w:rPr>
          <w:rtl w:val="0"/>
        </w:rPr>
        <w:t xml:space="preserve">role - User role (customer, merchant, admin)</w:t>
      </w:r>
    </w:p>
    <w:p w:rsidR="00000000" w:rsidDel="00000000" w:rsidP="00000000" w:rsidRDefault="00000000" w:rsidRPr="00000000" w14:paraId="0000018A">
      <w:pPr>
        <w:widowControl w:val="0"/>
        <w:numPr>
          <w:ilvl w:val="0"/>
          <w:numId w:val="45"/>
        </w:numPr>
        <w:spacing w:after="0" w:before="0" w:lineRule="auto"/>
        <w:ind w:left="720" w:hanging="360"/>
        <w:jc w:val="left"/>
        <w:rPr/>
      </w:pPr>
      <w:r w:rsidDel="00000000" w:rsidR="00000000" w:rsidRPr="00000000">
        <w:rPr>
          <w:rtl w:val="0"/>
        </w:rPr>
        <w:t xml:space="preserve">is_verified - Account verification status</w:t>
      </w:r>
    </w:p>
    <w:p w:rsidR="00000000" w:rsidDel="00000000" w:rsidP="00000000" w:rsidRDefault="00000000" w:rsidRPr="00000000" w14:paraId="0000018B">
      <w:pPr>
        <w:widowControl w:val="0"/>
        <w:numPr>
          <w:ilvl w:val="0"/>
          <w:numId w:val="45"/>
        </w:numPr>
        <w:spacing w:after="0" w:before="0" w:lineRule="auto"/>
        <w:ind w:left="720" w:hanging="360"/>
        <w:jc w:val="left"/>
        <w:rPr/>
      </w:pPr>
      <w:r w:rsidDel="00000000" w:rsidR="00000000" w:rsidRPr="00000000">
        <w:rPr>
          <w:rtl w:val="0"/>
        </w:rPr>
        <w:t xml:space="preserve">created_date - When account was created</w:t>
      </w:r>
    </w:p>
    <w:p w:rsidR="00000000" w:rsidDel="00000000" w:rsidP="00000000" w:rsidRDefault="00000000" w:rsidRPr="00000000" w14:paraId="0000018C">
      <w:pPr>
        <w:widowControl w:val="0"/>
        <w:numPr>
          <w:ilvl w:val="0"/>
          <w:numId w:val="45"/>
        </w:numPr>
        <w:spacing w:before="0" w:lineRule="auto"/>
        <w:ind w:left="720" w:hanging="360"/>
        <w:jc w:val="left"/>
        <w:rPr/>
      </w:pPr>
      <w:r w:rsidDel="00000000" w:rsidR="00000000" w:rsidRPr="00000000">
        <w:rPr>
          <w:rtl w:val="0"/>
        </w:rPr>
        <w:t xml:space="preserve">updated_date - Last update time</w:t>
      </w:r>
    </w:p>
    <w:p w:rsidR="00000000" w:rsidDel="00000000" w:rsidP="00000000" w:rsidRDefault="00000000" w:rsidRPr="00000000" w14:paraId="0000018D">
      <w:pPr>
        <w:widowControl w:val="0"/>
        <w:spacing w:before="240" w:lineRule="auto"/>
        <w:jc w:val="left"/>
        <w:rPr>
          <w:b w:val="1"/>
          <w:bCs w:val="1"/>
        </w:rPr>
      </w:pPr>
      <w:r w:rsidDel="00000000" w:rsidR="00000000" w:rsidRPr="00000000">
        <w:rPr>
          <w:b w:val="1"/>
          <w:bCs w:val="1"/>
          <w:rtl w:val="0"/>
        </w:rPr>
        <w:t xml:space="preserve">2. Profiles Table</w:t>
      </w:r>
    </w:p>
    <w:p w:rsidR="00000000" w:rsidDel="00000000" w:rsidP="00000000" w:rsidRDefault="00000000" w:rsidRPr="00000000" w14:paraId="0000018E">
      <w:pPr>
        <w:widowControl w:val="0"/>
        <w:numPr>
          <w:ilvl w:val="0"/>
          <w:numId w:val="23"/>
        </w:numPr>
        <w:spacing w:after="0" w:before="240" w:lineRule="auto"/>
        <w:ind w:left="720" w:hanging="360"/>
        <w:jc w:val="left"/>
        <w:rPr/>
      </w:pPr>
      <w:r w:rsidDel="00000000" w:rsidR="00000000" w:rsidRPr="00000000">
        <w:rPr>
          <w:rtl w:val="0"/>
        </w:rPr>
        <w:t xml:space="preserve">profile_id - Unique ID</w:t>
      </w:r>
    </w:p>
    <w:p w:rsidR="00000000" w:rsidDel="00000000" w:rsidP="00000000" w:rsidRDefault="00000000" w:rsidRPr="00000000" w14:paraId="0000018F">
      <w:pPr>
        <w:widowControl w:val="0"/>
        <w:numPr>
          <w:ilvl w:val="0"/>
          <w:numId w:val="23"/>
        </w:numPr>
        <w:spacing w:after="0" w:before="0" w:lineRule="auto"/>
        <w:ind w:left="720" w:hanging="360"/>
        <w:jc w:val="left"/>
        <w:rPr/>
      </w:pPr>
      <w:r w:rsidDel="00000000" w:rsidR="00000000" w:rsidRPr="00000000">
        <w:rPr>
          <w:rtl w:val="0"/>
        </w:rPr>
        <w:t xml:space="preserve">user_id - Link to user</w:t>
      </w:r>
    </w:p>
    <w:p w:rsidR="00000000" w:rsidDel="00000000" w:rsidP="00000000" w:rsidRDefault="00000000" w:rsidRPr="00000000" w14:paraId="00000190">
      <w:pPr>
        <w:widowControl w:val="0"/>
        <w:numPr>
          <w:ilvl w:val="0"/>
          <w:numId w:val="23"/>
        </w:numPr>
        <w:spacing w:after="0" w:before="0" w:lineRule="auto"/>
        <w:ind w:left="720" w:hanging="360"/>
        <w:jc w:val="left"/>
        <w:rPr/>
      </w:pPr>
      <w:r w:rsidDel="00000000" w:rsidR="00000000" w:rsidRPr="00000000">
        <w:rPr>
          <w:rtl w:val="0"/>
        </w:rPr>
        <w:t xml:space="preserve">first_name - User's first name</w:t>
      </w:r>
    </w:p>
    <w:p w:rsidR="00000000" w:rsidDel="00000000" w:rsidP="00000000" w:rsidRDefault="00000000" w:rsidRPr="00000000" w14:paraId="00000191">
      <w:pPr>
        <w:widowControl w:val="0"/>
        <w:numPr>
          <w:ilvl w:val="0"/>
          <w:numId w:val="23"/>
        </w:numPr>
        <w:spacing w:after="0" w:before="0" w:lineRule="auto"/>
        <w:ind w:left="720" w:hanging="360"/>
        <w:jc w:val="left"/>
        <w:rPr/>
      </w:pPr>
      <w:r w:rsidDel="00000000" w:rsidR="00000000" w:rsidRPr="00000000">
        <w:rPr>
          <w:rtl w:val="0"/>
        </w:rPr>
        <w:t xml:space="preserve">last_name - User's last name</w:t>
      </w:r>
    </w:p>
    <w:p w:rsidR="00000000" w:rsidDel="00000000" w:rsidP="00000000" w:rsidRDefault="00000000" w:rsidRPr="00000000" w14:paraId="00000192">
      <w:pPr>
        <w:widowControl w:val="0"/>
        <w:numPr>
          <w:ilvl w:val="0"/>
          <w:numId w:val="23"/>
        </w:numPr>
        <w:spacing w:after="0" w:before="0" w:lineRule="auto"/>
        <w:ind w:left="720" w:hanging="360"/>
        <w:jc w:val="left"/>
        <w:rPr/>
      </w:pPr>
      <w:r w:rsidDel="00000000" w:rsidR="00000000" w:rsidRPr="00000000">
        <w:rPr>
          <w:rtl w:val="0"/>
        </w:rPr>
        <w:t xml:space="preserve">delivery_address - Address for deliveries</w:t>
      </w:r>
    </w:p>
    <w:p w:rsidR="00000000" w:rsidDel="00000000" w:rsidP="00000000" w:rsidRDefault="00000000" w:rsidRPr="00000000" w14:paraId="00000193">
      <w:pPr>
        <w:widowControl w:val="0"/>
        <w:numPr>
          <w:ilvl w:val="0"/>
          <w:numId w:val="23"/>
        </w:numPr>
        <w:spacing w:after="0" w:before="0" w:lineRule="auto"/>
        <w:ind w:left="720" w:hanging="360"/>
        <w:jc w:val="left"/>
        <w:rPr/>
      </w:pPr>
      <w:r w:rsidDel="00000000" w:rsidR="00000000" w:rsidRPr="00000000">
        <w:rPr>
          <w:rtl w:val="0"/>
        </w:rPr>
        <w:t xml:space="preserve">city - City name</w:t>
      </w:r>
    </w:p>
    <w:p w:rsidR="00000000" w:rsidDel="00000000" w:rsidP="00000000" w:rsidRDefault="00000000" w:rsidRPr="00000000" w14:paraId="00000194">
      <w:pPr>
        <w:widowControl w:val="0"/>
        <w:numPr>
          <w:ilvl w:val="0"/>
          <w:numId w:val="23"/>
        </w:numPr>
        <w:spacing w:after="0" w:before="0" w:lineRule="auto"/>
        <w:ind w:left="720" w:hanging="360"/>
        <w:jc w:val="left"/>
        <w:rPr/>
      </w:pPr>
      <w:r w:rsidDel="00000000" w:rsidR="00000000" w:rsidRPr="00000000">
        <w:rPr>
          <w:rtl w:val="0"/>
        </w:rPr>
        <w:t xml:space="preserve">postal_code - Postal code</w:t>
      </w:r>
    </w:p>
    <w:p w:rsidR="00000000" w:rsidDel="00000000" w:rsidP="00000000" w:rsidRDefault="00000000" w:rsidRPr="00000000" w14:paraId="00000195">
      <w:pPr>
        <w:widowControl w:val="0"/>
        <w:numPr>
          <w:ilvl w:val="0"/>
          <w:numId w:val="23"/>
        </w:numPr>
        <w:spacing w:after="0" w:before="0" w:lineRule="auto"/>
        <w:ind w:left="720" w:hanging="360"/>
        <w:jc w:val="left"/>
        <w:rPr/>
      </w:pPr>
      <w:r w:rsidDel="00000000" w:rsidR="00000000" w:rsidRPr="00000000">
        <w:rPr>
          <w:rtl w:val="0"/>
        </w:rPr>
        <w:t xml:space="preserve">delivery_complete - Delivery completion status</w:t>
      </w:r>
    </w:p>
    <w:p w:rsidR="00000000" w:rsidDel="00000000" w:rsidP="00000000" w:rsidRDefault="00000000" w:rsidRPr="00000000" w14:paraId="00000196">
      <w:pPr>
        <w:widowControl w:val="0"/>
        <w:numPr>
          <w:ilvl w:val="0"/>
          <w:numId w:val="23"/>
        </w:numPr>
        <w:spacing w:after="0" w:before="0" w:lineRule="auto"/>
        <w:ind w:left="720" w:hanging="360"/>
        <w:jc w:val="left"/>
        <w:rPr/>
      </w:pPr>
      <w:r w:rsidDel="00000000" w:rsidR="00000000" w:rsidRPr="00000000">
        <w:rPr>
          <w:rtl w:val="0"/>
        </w:rPr>
        <w:t xml:space="preserve">created_date - Profile creation date</w:t>
      </w:r>
    </w:p>
    <w:p w:rsidR="00000000" w:rsidDel="00000000" w:rsidP="00000000" w:rsidRDefault="00000000" w:rsidRPr="00000000" w14:paraId="00000197">
      <w:pPr>
        <w:widowControl w:val="0"/>
        <w:numPr>
          <w:ilvl w:val="0"/>
          <w:numId w:val="23"/>
        </w:numPr>
        <w:spacing w:before="0" w:lineRule="auto"/>
        <w:ind w:left="720" w:hanging="360"/>
        <w:jc w:val="left"/>
        <w:rPr/>
      </w:pPr>
      <w:r w:rsidDel="00000000" w:rsidR="00000000" w:rsidRPr="00000000">
        <w:rPr>
          <w:rtl w:val="0"/>
        </w:rPr>
        <w:t xml:space="preserve">updated_date - Last profile update</w:t>
      </w:r>
    </w:p>
    <w:p w:rsidR="00000000" w:rsidDel="00000000" w:rsidP="00000000" w:rsidRDefault="00000000" w:rsidRPr="00000000" w14:paraId="00000198">
      <w:pPr>
        <w:widowControl w:val="0"/>
        <w:spacing w:before="240" w:lineRule="auto"/>
        <w:jc w:val="left"/>
        <w:rPr>
          <w:b w:val="1"/>
          <w:bCs w:val="1"/>
        </w:rPr>
      </w:pPr>
      <w:r w:rsidDel="00000000" w:rsidR="00000000" w:rsidRPr="00000000">
        <w:rPr>
          <w:b w:val="1"/>
          <w:bCs w:val="1"/>
          <w:rtl w:val="0"/>
        </w:rPr>
        <w:t xml:space="preserve">3. Merchants Table</w:t>
      </w:r>
    </w:p>
    <w:p w:rsidR="00000000" w:rsidDel="00000000" w:rsidP="00000000" w:rsidRDefault="00000000" w:rsidRPr="00000000" w14:paraId="00000199">
      <w:pPr>
        <w:widowControl w:val="0"/>
        <w:numPr>
          <w:ilvl w:val="0"/>
          <w:numId w:val="33"/>
        </w:numPr>
        <w:spacing w:after="0" w:before="240" w:lineRule="auto"/>
        <w:ind w:left="720" w:hanging="360"/>
        <w:jc w:val="left"/>
        <w:rPr/>
      </w:pPr>
      <w:r w:rsidDel="00000000" w:rsidR="00000000" w:rsidRPr="00000000">
        <w:rPr>
          <w:rtl w:val="0"/>
        </w:rPr>
        <w:t xml:space="preserve">merchant_id - Unique ID for each merchant/shop</w:t>
      </w:r>
    </w:p>
    <w:p w:rsidR="00000000" w:rsidDel="00000000" w:rsidP="00000000" w:rsidRDefault="00000000" w:rsidRPr="00000000" w14:paraId="0000019A">
      <w:pPr>
        <w:widowControl w:val="0"/>
        <w:numPr>
          <w:ilvl w:val="0"/>
          <w:numId w:val="33"/>
        </w:numPr>
        <w:spacing w:after="0" w:before="0" w:lineRule="auto"/>
        <w:ind w:left="720" w:hanging="360"/>
        <w:jc w:val="left"/>
        <w:rPr/>
      </w:pPr>
      <w:r w:rsidDel="00000000" w:rsidR="00000000" w:rsidRPr="00000000">
        <w:rPr>
          <w:rtl w:val="0"/>
        </w:rPr>
        <w:t xml:space="preserve">merchant_name - Name of the shop</w:t>
      </w:r>
    </w:p>
    <w:p w:rsidR="00000000" w:rsidDel="00000000" w:rsidP="00000000" w:rsidRDefault="00000000" w:rsidRPr="00000000" w14:paraId="0000019B">
      <w:pPr>
        <w:widowControl w:val="0"/>
        <w:numPr>
          <w:ilvl w:val="0"/>
          <w:numId w:val="33"/>
        </w:numPr>
        <w:spacing w:after="0" w:before="0" w:lineRule="auto"/>
        <w:ind w:left="720" w:hanging="360"/>
        <w:jc w:val="left"/>
        <w:rPr/>
      </w:pPr>
      <w:r w:rsidDel="00000000" w:rsidR="00000000" w:rsidRPr="00000000">
        <w:rPr>
          <w:rtl w:val="0"/>
        </w:rPr>
        <w:t xml:space="preserve">shop_description - Description of shop</w:t>
      </w:r>
    </w:p>
    <w:p w:rsidR="00000000" w:rsidDel="00000000" w:rsidP="00000000" w:rsidRDefault="00000000" w:rsidRPr="00000000" w14:paraId="0000019C">
      <w:pPr>
        <w:widowControl w:val="0"/>
        <w:numPr>
          <w:ilvl w:val="0"/>
          <w:numId w:val="33"/>
        </w:numPr>
        <w:spacing w:after="0" w:before="0" w:lineRule="auto"/>
        <w:ind w:left="720" w:hanging="360"/>
        <w:jc w:val="left"/>
        <w:rPr/>
      </w:pPr>
      <w:r w:rsidDel="00000000" w:rsidR="00000000" w:rsidRPr="00000000">
        <w:rPr>
          <w:rtl w:val="0"/>
        </w:rPr>
        <w:t xml:space="preserve">category - Shop category (electronics, fashion, food, etc.)</w:t>
      </w:r>
    </w:p>
    <w:p w:rsidR="00000000" w:rsidDel="00000000" w:rsidP="00000000" w:rsidRDefault="00000000" w:rsidRPr="00000000" w14:paraId="0000019D">
      <w:pPr>
        <w:widowControl w:val="0"/>
        <w:numPr>
          <w:ilvl w:val="0"/>
          <w:numId w:val="33"/>
        </w:numPr>
        <w:spacing w:after="0" w:before="0" w:lineRule="auto"/>
        <w:ind w:left="720" w:hanging="360"/>
        <w:jc w:val="left"/>
        <w:rPr/>
      </w:pPr>
      <w:r w:rsidDel="00000000" w:rsidR="00000000" w:rsidRPr="00000000">
        <w:rPr>
          <w:rtl w:val="0"/>
        </w:rPr>
        <w:t xml:space="preserve">contact_phone - Shop phone number</w:t>
      </w:r>
    </w:p>
    <w:p w:rsidR="00000000" w:rsidDel="00000000" w:rsidP="00000000" w:rsidRDefault="00000000" w:rsidRPr="00000000" w14:paraId="0000019E">
      <w:pPr>
        <w:widowControl w:val="0"/>
        <w:numPr>
          <w:ilvl w:val="0"/>
          <w:numId w:val="33"/>
        </w:numPr>
        <w:spacing w:after="0" w:before="0" w:lineRule="auto"/>
        <w:ind w:left="720" w:hanging="360"/>
        <w:jc w:val="left"/>
        <w:rPr/>
      </w:pPr>
      <w:r w:rsidDel="00000000" w:rsidR="00000000" w:rsidRPr="00000000">
        <w:rPr>
          <w:rtl w:val="0"/>
        </w:rPr>
        <w:t xml:space="preserve">owner_id - ID of shop owner</w:t>
      </w:r>
    </w:p>
    <w:p w:rsidR="00000000" w:rsidDel="00000000" w:rsidP="00000000" w:rsidRDefault="00000000" w:rsidRPr="00000000" w14:paraId="0000019F">
      <w:pPr>
        <w:widowControl w:val="0"/>
        <w:numPr>
          <w:ilvl w:val="0"/>
          <w:numId w:val="33"/>
        </w:numPr>
        <w:spacing w:after="0" w:before="0" w:lineRule="auto"/>
        <w:ind w:left="720" w:hanging="360"/>
        <w:jc w:val="left"/>
        <w:rPr/>
      </w:pPr>
      <w:r w:rsidDel="00000000" w:rsidR="00000000" w:rsidRPr="00000000">
        <w:rPr>
          <w:rtl w:val="0"/>
        </w:rPr>
        <w:t xml:space="preserve">status - Shop status (active, inactive)</w:t>
      </w:r>
    </w:p>
    <w:p w:rsidR="00000000" w:rsidDel="00000000" w:rsidP="00000000" w:rsidRDefault="00000000" w:rsidRPr="00000000" w14:paraId="000001A0">
      <w:pPr>
        <w:widowControl w:val="0"/>
        <w:numPr>
          <w:ilvl w:val="0"/>
          <w:numId w:val="33"/>
        </w:numPr>
        <w:spacing w:after="0" w:before="0" w:lineRule="auto"/>
        <w:ind w:left="720" w:hanging="360"/>
        <w:jc w:val="left"/>
        <w:rPr/>
      </w:pPr>
      <w:r w:rsidDel="00000000" w:rsidR="00000000" w:rsidRPr="00000000">
        <w:rPr>
          <w:rtl w:val="0"/>
        </w:rPr>
        <w:t xml:space="preserve">created_date - When shop was registered</w:t>
      </w:r>
    </w:p>
    <w:p w:rsidR="00000000" w:rsidDel="00000000" w:rsidP="00000000" w:rsidRDefault="00000000" w:rsidRPr="00000000" w14:paraId="000001A1">
      <w:pPr>
        <w:widowControl w:val="0"/>
        <w:numPr>
          <w:ilvl w:val="0"/>
          <w:numId w:val="33"/>
        </w:numPr>
        <w:spacing w:before="0" w:lineRule="auto"/>
        <w:ind w:left="720" w:hanging="360"/>
        <w:jc w:val="left"/>
        <w:rPr/>
      </w:pPr>
      <w:r w:rsidDel="00000000" w:rsidR="00000000" w:rsidRPr="00000000">
        <w:rPr>
          <w:rtl w:val="0"/>
        </w:rPr>
        <w:t xml:space="preserve">updated_date - Last update</w:t>
      </w:r>
    </w:p>
    <w:p w:rsidR="00000000" w:rsidDel="00000000" w:rsidP="00000000" w:rsidRDefault="00000000" w:rsidRPr="00000000" w14:paraId="000001A2">
      <w:pPr>
        <w:widowControl w:val="0"/>
        <w:spacing w:before="240" w:lineRule="auto"/>
        <w:jc w:val="left"/>
        <w:rPr>
          <w:b w:val="1"/>
          <w:bCs w:val="1"/>
        </w:rPr>
      </w:pPr>
      <w:r w:rsidDel="00000000" w:rsidR="00000000" w:rsidRPr="00000000">
        <w:rPr>
          <w:b w:val="1"/>
          <w:bCs w:val="1"/>
          <w:rtl w:val="0"/>
        </w:rPr>
        <w:t xml:space="preserve">4. Products Table</w:t>
      </w:r>
    </w:p>
    <w:p w:rsidR="00000000" w:rsidDel="00000000" w:rsidP="00000000" w:rsidRDefault="00000000" w:rsidRPr="00000000" w14:paraId="000001A3">
      <w:pPr>
        <w:widowControl w:val="0"/>
        <w:numPr>
          <w:ilvl w:val="0"/>
          <w:numId w:val="25"/>
        </w:numPr>
        <w:spacing w:after="0" w:before="240" w:lineRule="auto"/>
        <w:ind w:left="720" w:hanging="360"/>
        <w:jc w:val="left"/>
        <w:rPr/>
      </w:pPr>
      <w:r w:rsidDel="00000000" w:rsidR="00000000" w:rsidRPr="00000000">
        <w:rPr>
          <w:rtl w:val="0"/>
        </w:rPr>
        <w:t xml:space="preserve">product_id - Unique ID for each product</w:t>
      </w:r>
    </w:p>
    <w:p w:rsidR="00000000" w:rsidDel="00000000" w:rsidP="00000000" w:rsidRDefault="00000000" w:rsidRPr="00000000" w14:paraId="000001A4">
      <w:pPr>
        <w:widowControl w:val="0"/>
        <w:numPr>
          <w:ilvl w:val="0"/>
          <w:numId w:val="25"/>
        </w:numPr>
        <w:spacing w:after="0" w:before="0" w:lineRule="auto"/>
        <w:ind w:left="720" w:hanging="360"/>
        <w:jc w:val="left"/>
        <w:rPr/>
      </w:pPr>
      <w:r w:rsidDel="00000000" w:rsidR="00000000" w:rsidRPr="00000000">
        <w:rPr>
          <w:rtl w:val="0"/>
        </w:rPr>
        <w:t xml:space="preserve">merchant_id - Which merchant owns this product</w:t>
      </w:r>
    </w:p>
    <w:p w:rsidR="00000000" w:rsidDel="00000000" w:rsidP="00000000" w:rsidRDefault="00000000" w:rsidRPr="00000000" w14:paraId="000001A5">
      <w:pPr>
        <w:widowControl w:val="0"/>
        <w:numPr>
          <w:ilvl w:val="0"/>
          <w:numId w:val="25"/>
        </w:numPr>
        <w:spacing w:after="0" w:before="0" w:lineRule="auto"/>
        <w:ind w:left="720" w:hanging="360"/>
        <w:jc w:val="left"/>
        <w:rPr/>
      </w:pPr>
      <w:r w:rsidDel="00000000" w:rsidR="00000000" w:rsidRPr="00000000">
        <w:rPr>
          <w:rtl w:val="0"/>
        </w:rPr>
        <w:t xml:space="preserve">category_id - Product category</w:t>
      </w:r>
    </w:p>
    <w:p w:rsidR="00000000" w:rsidDel="00000000" w:rsidP="00000000" w:rsidRDefault="00000000" w:rsidRPr="00000000" w14:paraId="000001A6">
      <w:pPr>
        <w:widowControl w:val="0"/>
        <w:numPr>
          <w:ilvl w:val="0"/>
          <w:numId w:val="25"/>
        </w:numPr>
        <w:spacing w:after="0" w:before="0" w:lineRule="auto"/>
        <w:ind w:left="720" w:hanging="360"/>
        <w:jc w:val="left"/>
        <w:rPr/>
      </w:pPr>
      <w:r w:rsidDel="00000000" w:rsidR="00000000" w:rsidRPr="00000000">
        <w:rPr>
          <w:rtl w:val="0"/>
        </w:rPr>
        <w:t xml:space="preserve">product_name - Name of product</w:t>
      </w:r>
    </w:p>
    <w:p w:rsidR="00000000" w:rsidDel="00000000" w:rsidP="00000000" w:rsidRDefault="00000000" w:rsidRPr="00000000" w14:paraId="000001A7">
      <w:pPr>
        <w:widowControl w:val="0"/>
        <w:numPr>
          <w:ilvl w:val="0"/>
          <w:numId w:val="25"/>
        </w:numPr>
        <w:spacing w:after="0" w:before="0" w:lineRule="auto"/>
        <w:ind w:left="720" w:hanging="360"/>
        <w:jc w:val="left"/>
        <w:rPr/>
      </w:pPr>
      <w:r w:rsidDel="00000000" w:rsidR="00000000" w:rsidRPr="00000000">
        <w:rPr>
          <w:rtl w:val="0"/>
        </w:rPr>
        <w:t xml:space="preserve">product_description - Details about the product</w:t>
      </w:r>
    </w:p>
    <w:p w:rsidR="00000000" w:rsidDel="00000000" w:rsidP="00000000" w:rsidRDefault="00000000" w:rsidRPr="00000000" w14:paraId="000001A8">
      <w:pPr>
        <w:widowControl w:val="0"/>
        <w:numPr>
          <w:ilvl w:val="0"/>
          <w:numId w:val="25"/>
        </w:numPr>
        <w:spacing w:after="0" w:before="0" w:lineRule="auto"/>
        <w:ind w:left="720" w:hanging="360"/>
        <w:jc w:val="left"/>
        <w:rPr/>
      </w:pPr>
      <w:r w:rsidDel="00000000" w:rsidR="00000000" w:rsidRPr="00000000">
        <w:rPr>
          <w:rtl w:val="0"/>
        </w:rPr>
        <w:t xml:space="preserve">price - Cost to customer</w:t>
      </w:r>
    </w:p>
    <w:p w:rsidR="00000000" w:rsidDel="00000000" w:rsidP="00000000" w:rsidRDefault="00000000" w:rsidRPr="00000000" w14:paraId="000001A9">
      <w:pPr>
        <w:widowControl w:val="0"/>
        <w:numPr>
          <w:ilvl w:val="0"/>
          <w:numId w:val="25"/>
        </w:numPr>
        <w:spacing w:after="0" w:before="0" w:lineRule="auto"/>
        <w:ind w:left="720" w:hanging="360"/>
        <w:jc w:val="left"/>
        <w:rPr/>
      </w:pPr>
      <w:r w:rsidDel="00000000" w:rsidR="00000000" w:rsidRPr="00000000">
        <w:rPr>
          <w:rtl w:val="0"/>
        </w:rPr>
        <w:t xml:space="preserve">stock_quantity - How many items available</w:t>
      </w:r>
    </w:p>
    <w:p w:rsidR="00000000" w:rsidDel="00000000" w:rsidP="00000000" w:rsidRDefault="00000000" w:rsidRPr="00000000" w14:paraId="000001AA">
      <w:pPr>
        <w:widowControl w:val="0"/>
        <w:numPr>
          <w:ilvl w:val="0"/>
          <w:numId w:val="25"/>
        </w:numPr>
        <w:spacing w:after="0" w:before="0" w:lineRule="auto"/>
        <w:ind w:left="720" w:hanging="360"/>
        <w:jc w:val="left"/>
        <w:rPr/>
      </w:pPr>
      <w:r w:rsidDel="00000000" w:rsidR="00000000" w:rsidRPr="00000000">
        <w:rPr>
          <w:rtl w:val="0"/>
        </w:rPr>
        <w:t xml:space="preserve">unit - Unit of measurement</w:t>
      </w:r>
    </w:p>
    <w:p w:rsidR="00000000" w:rsidDel="00000000" w:rsidP="00000000" w:rsidRDefault="00000000" w:rsidRPr="00000000" w14:paraId="000001AB">
      <w:pPr>
        <w:widowControl w:val="0"/>
        <w:numPr>
          <w:ilvl w:val="0"/>
          <w:numId w:val="25"/>
        </w:numPr>
        <w:spacing w:after="0" w:before="0" w:lineRule="auto"/>
        <w:ind w:left="720" w:hanging="360"/>
        <w:jc w:val="left"/>
        <w:rPr/>
      </w:pPr>
      <w:r w:rsidDel="00000000" w:rsidR="00000000" w:rsidRPr="00000000">
        <w:rPr>
          <w:rtl w:val="0"/>
        </w:rPr>
        <w:t xml:space="preserve">delivery_days - Expected delivery time</w:t>
      </w:r>
    </w:p>
    <w:p w:rsidR="00000000" w:rsidDel="00000000" w:rsidP="00000000" w:rsidRDefault="00000000" w:rsidRPr="00000000" w14:paraId="000001AC">
      <w:pPr>
        <w:widowControl w:val="0"/>
        <w:numPr>
          <w:ilvl w:val="0"/>
          <w:numId w:val="25"/>
        </w:numPr>
        <w:spacing w:after="0" w:before="0" w:lineRule="auto"/>
        <w:ind w:left="720" w:hanging="360"/>
        <w:jc w:val="left"/>
        <w:rPr/>
      </w:pPr>
      <w:r w:rsidDel="00000000" w:rsidR="00000000" w:rsidRPr="00000000">
        <w:rPr>
          <w:rtl w:val="0"/>
        </w:rPr>
        <w:t xml:space="preserve">avg_rating - Average customer rating</w:t>
      </w:r>
    </w:p>
    <w:p w:rsidR="00000000" w:rsidDel="00000000" w:rsidP="00000000" w:rsidRDefault="00000000" w:rsidRPr="00000000" w14:paraId="000001AD">
      <w:pPr>
        <w:widowControl w:val="0"/>
        <w:numPr>
          <w:ilvl w:val="0"/>
          <w:numId w:val="25"/>
        </w:numPr>
        <w:spacing w:after="0" w:before="0" w:lineRule="auto"/>
        <w:ind w:left="720" w:hanging="360"/>
        <w:jc w:val="left"/>
        <w:rPr/>
      </w:pPr>
      <w:r w:rsidDel="00000000" w:rsidR="00000000" w:rsidRPr="00000000">
        <w:rPr>
          <w:rtl w:val="0"/>
        </w:rPr>
        <w:t xml:space="preserve">review_count - Number of reviews</w:t>
      </w:r>
    </w:p>
    <w:p w:rsidR="00000000" w:rsidDel="00000000" w:rsidP="00000000" w:rsidRDefault="00000000" w:rsidRPr="00000000" w14:paraId="000001AE">
      <w:pPr>
        <w:widowControl w:val="0"/>
        <w:numPr>
          <w:ilvl w:val="0"/>
          <w:numId w:val="25"/>
        </w:numPr>
        <w:spacing w:after="0" w:before="0" w:lineRule="auto"/>
        <w:ind w:left="720" w:hanging="360"/>
        <w:jc w:val="left"/>
        <w:rPr/>
      </w:pPr>
      <w:r w:rsidDel="00000000" w:rsidR="00000000" w:rsidRPr="00000000">
        <w:rPr>
          <w:rtl w:val="0"/>
        </w:rPr>
        <w:t xml:space="preserve">deleted_date - If product is deleted</w:t>
      </w:r>
    </w:p>
    <w:p w:rsidR="00000000" w:rsidDel="00000000" w:rsidP="00000000" w:rsidRDefault="00000000" w:rsidRPr="00000000" w14:paraId="000001AF">
      <w:pPr>
        <w:widowControl w:val="0"/>
        <w:numPr>
          <w:ilvl w:val="0"/>
          <w:numId w:val="25"/>
        </w:numPr>
        <w:spacing w:after="0" w:before="0" w:lineRule="auto"/>
        <w:ind w:left="720" w:hanging="360"/>
        <w:jc w:val="left"/>
        <w:rPr/>
      </w:pPr>
      <w:r w:rsidDel="00000000" w:rsidR="00000000" w:rsidRPr="00000000">
        <w:rPr>
          <w:rtl w:val="0"/>
        </w:rPr>
        <w:t xml:space="preserve">created_date - When product was created</w:t>
      </w:r>
    </w:p>
    <w:p w:rsidR="00000000" w:rsidDel="00000000" w:rsidP="00000000" w:rsidRDefault="00000000" w:rsidRPr="00000000" w14:paraId="000001B0">
      <w:pPr>
        <w:widowControl w:val="0"/>
        <w:numPr>
          <w:ilvl w:val="0"/>
          <w:numId w:val="25"/>
        </w:numPr>
        <w:spacing w:before="0" w:lineRule="auto"/>
        <w:ind w:left="720" w:hanging="360"/>
        <w:jc w:val="left"/>
        <w:rPr/>
      </w:pPr>
      <w:r w:rsidDel="00000000" w:rsidR="00000000" w:rsidRPr="00000000">
        <w:rPr>
          <w:rtl w:val="0"/>
        </w:rPr>
        <w:t xml:space="preserve">updated_date - Last update</w:t>
      </w:r>
    </w:p>
    <w:p w:rsidR="00000000" w:rsidDel="00000000" w:rsidP="00000000" w:rsidRDefault="00000000" w:rsidRPr="00000000" w14:paraId="000001B1">
      <w:pPr>
        <w:widowControl w:val="0"/>
        <w:spacing w:before="240" w:lineRule="auto"/>
        <w:jc w:val="left"/>
        <w:rPr>
          <w:b w:val="1"/>
          <w:bCs w:val="1"/>
        </w:rPr>
      </w:pPr>
      <w:r w:rsidDel="00000000" w:rsidR="00000000" w:rsidRPr="00000000">
        <w:rPr>
          <w:b w:val="1"/>
          <w:bCs w:val="1"/>
          <w:rtl w:val="0"/>
        </w:rPr>
        <w:t xml:space="preserve">5. Product Images Table</w:t>
      </w:r>
    </w:p>
    <w:p w:rsidR="00000000" w:rsidDel="00000000" w:rsidP="00000000" w:rsidRDefault="00000000" w:rsidRPr="00000000" w14:paraId="000001B2">
      <w:pPr>
        <w:widowControl w:val="0"/>
        <w:numPr>
          <w:ilvl w:val="0"/>
          <w:numId w:val="6"/>
        </w:numPr>
        <w:spacing w:after="0" w:before="240" w:lineRule="auto"/>
        <w:ind w:left="720" w:hanging="360"/>
        <w:jc w:val="left"/>
        <w:rPr/>
      </w:pPr>
      <w:r w:rsidDel="00000000" w:rsidR="00000000" w:rsidRPr="00000000">
        <w:rPr>
          <w:rtl w:val="0"/>
        </w:rPr>
        <w:t xml:space="preserve">image_id - Unique ID</w:t>
      </w:r>
    </w:p>
    <w:p w:rsidR="00000000" w:rsidDel="00000000" w:rsidP="00000000" w:rsidRDefault="00000000" w:rsidRPr="00000000" w14:paraId="000001B3">
      <w:pPr>
        <w:widowControl w:val="0"/>
        <w:numPr>
          <w:ilvl w:val="0"/>
          <w:numId w:val="6"/>
        </w:numPr>
        <w:spacing w:after="0" w:before="0" w:lineRule="auto"/>
        <w:ind w:left="720" w:hanging="360"/>
        <w:jc w:val="left"/>
        <w:rPr/>
      </w:pPr>
      <w:r w:rsidDel="00000000" w:rsidR="00000000" w:rsidRPr="00000000">
        <w:rPr>
          <w:rtl w:val="0"/>
        </w:rPr>
        <w:t xml:space="preserve">product_id - Link to product</w:t>
      </w:r>
    </w:p>
    <w:p w:rsidR="00000000" w:rsidDel="00000000" w:rsidP="00000000" w:rsidRDefault="00000000" w:rsidRPr="00000000" w14:paraId="000001B4">
      <w:pPr>
        <w:widowControl w:val="0"/>
        <w:numPr>
          <w:ilvl w:val="0"/>
          <w:numId w:val="6"/>
        </w:numPr>
        <w:spacing w:after="0" w:before="0" w:lineRule="auto"/>
        <w:ind w:left="720" w:hanging="360"/>
        <w:jc w:val="left"/>
        <w:rPr/>
      </w:pPr>
      <w:r w:rsidDel="00000000" w:rsidR="00000000" w:rsidRPr="00000000">
        <w:rPr>
          <w:rtl w:val="0"/>
        </w:rPr>
        <w:t xml:space="preserve">image_url - Link to product image</w:t>
      </w:r>
    </w:p>
    <w:p w:rsidR="00000000" w:rsidDel="00000000" w:rsidP="00000000" w:rsidRDefault="00000000" w:rsidRPr="00000000" w14:paraId="000001B5">
      <w:pPr>
        <w:widowControl w:val="0"/>
        <w:numPr>
          <w:ilvl w:val="0"/>
          <w:numId w:val="6"/>
        </w:numPr>
        <w:spacing w:after="0" w:before="0" w:lineRule="auto"/>
        <w:ind w:left="720" w:hanging="360"/>
        <w:jc w:val="left"/>
        <w:rPr/>
      </w:pPr>
      <w:r w:rsidDel="00000000" w:rsidR="00000000" w:rsidRPr="00000000">
        <w:rPr>
          <w:rtl w:val="0"/>
        </w:rPr>
        <w:t xml:space="preserve">is_primary - If this is the main image</w:t>
      </w:r>
    </w:p>
    <w:p w:rsidR="00000000" w:rsidDel="00000000" w:rsidP="00000000" w:rsidRDefault="00000000" w:rsidRPr="00000000" w14:paraId="000001B6">
      <w:pPr>
        <w:widowControl w:val="0"/>
        <w:numPr>
          <w:ilvl w:val="0"/>
          <w:numId w:val="6"/>
        </w:numPr>
        <w:spacing w:after="0" w:before="0" w:lineRule="auto"/>
        <w:ind w:left="720" w:hanging="360"/>
        <w:jc w:val="left"/>
        <w:rPr/>
      </w:pPr>
      <w:r w:rsidDel="00000000" w:rsidR="00000000" w:rsidRPr="00000000">
        <w:rPr>
          <w:rtl w:val="0"/>
        </w:rPr>
        <w:t xml:space="preserve">display_order - Order to display images</w:t>
      </w:r>
    </w:p>
    <w:p w:rsidR="00000000" w:rsidDel="00000000" w:rsidP="00000000" w:rsidRDefault="00000000" w:rsidRPr="00000000" w14:paraId="000001B7">
      <w:pPr>
        <w:widowControl w:val="0"/>
        <w:numPr>
          <w:ilvl w:val="0"/>
          <w:numId w:val="6"/>
        </w:numPr>
        <w:spacing w:before="0" w:lineRule="auto"/>
        <w:ind w:left="720" w:hanging="360"/>
        <w:jc w:val="left"/>
        <w:rPr/>
      </w:pPr>
      <w:r w:rsidDel="00000000" w:rsidR="00000000" w:rsidRPr="00000000">
        <w:rPr>
          <w:rtl w:val="0"/>
        </w:rPr>
        <w:t xml:space="preserve">upload_date - When image was uploaded</w:t>
      </w:r>
    </w:p>
    <w:p w:rsidR="00000000" w:rsidDel="00000000" w:rsidP="00000000" w:rsidRDefault="00000000" w:rsidRPr="00000000" w14:paraId="000001B8">
      <w:pPr>
        <w:widowControl w:val="0"/>
        <w:spacing w:before="240" w:lineRule="auto"/>
        <w:jc w:val="left"/>
        <w:rPr>
          <w:b w:val="1"/>
          <w:bCs w:val="1"/>
        </w:rPr>
      </w:pPr>
      <w:r w:rsidDel="00000000" w:rsidR="00000000" w:rsidRPr="00000000">
        <w:rPr>
          <w:b w:val="1"/>
          <w:bCs w:val="1"/>
          <w:rtl w:val="0"/>
        </w:rPr>
        <w:t xml:space="preserve">6. Product Categories Table</w:t>
      </w:r>
    </w:p>
    <w:p w:rsidR="00000000" w:rsidDel="00000000" w:rsidP="00000000" w:rsidRDefault="00000000" w:rsidRPr="00000000" w14:paraId="000001B9">
      <w:pPr>
        <w:widowControl w:val="0"/>
        <w:numPr>
          <w:ilvl w:val="0"/>
          <w:numId w:val="21"/>
        </w:numPr>
        <w:spacing w:after="0" w:before="240" w:lineRule="auto"/>
        <w:ind w:left="720" w:hanging="360"/>
        <w:jc w:val="left"/>
        <w:rPr/>
      </w:pPr>
      <w:r w:rsidDel="00000000" w:rsidR="00000000" w:rsidRPr="00000000">
        <w:rPr>
          <w:rtl w:val="0"/>
        </w:rPr>
        <w:t xml:space="preserve">category_id - Unique ID</w:t>
      </w:r>
    </w:p>
    <w:p w:rsidR="00000000" w:rsidDel="00000000" w:rsidP="00000000" w:rsidRDefault="00000000" w:rsidRPr="00000000" w14:paraId="000001BA">
      <w:pPr>
        <w:widowControl w:val="0"/>
        <w:numPr>
          <w:ilvl w:val="0"/>
          <w:numId w:val="21"/>
        </w:numPr>
        <w:spacing w:after="0" w:before="0" w:lineRule="auto"/>
        <w:ind w:left="720" w:hanging="360"/>
        <w:jc w:val="left"/>
        <w:rPr/>
      </w:pPr>
      <w:r w:rsidDel="00000000" w:rsidR="00000000" w:rsidRPr="00000000">
        <w:rPr>
          <w:rtl w:val="0"/>
        </w:rPr>
        <w:t xml:space="preserve">category_name - Name of category</w:t>
      </w:r>
    </w:p>
    <w:p w:rsidR="00000000" w:rsidDel="00000000" w:rsidP="00000000" w:rsidRDefault="00000000" w:rsidRPr="00000000" w14:paraId="000001BB">
      <w:pPr>
        <w:widowControl w:val="0"/>
        <w:numPr>
          <w:ilvl w:val="0"/>
          <w:numId w:val="21"/>
        </w:numPr>
        <w:spacing w:after="0" w:before="0" w:lineRule="auto"/>
        <w:ind w:left="720" w:hanging="360"/>
        <w:jc w:val="left"/>
        <w:rPr/>
      </w:pPr>
      <w:r w:rsidDel="00000000" w:rsidR="00000000" w:rsidRPr="00000000">
        <w:rPr>
          <w:rtl w:val="0"/>
        </w:rPr>
        <w:t xml:space="preserve">category_description - Description</w:t>
      </w:r>
    </w:p>
    <w:p w:rsidR="00000000" w:rsidDel="00000000" w:rsidP="00000000" w:rsidRDefault="00000000" w:rsidRPr="00000000" w14:paraId="000001BC">
      <w:pPr>
        <w:widowControl w:val="0"/>
        <w:numPr>
          <w:ilvl w:val="0"/>
          <w:numId w:val="21"/>
        </w:numPr>
        <w:spacing w:before="0" w:lineRule="auto"/>
        <w:ind w:left="720" w:hanging="360"/>
        <w:jc w:val="left"/>
        <w:rPr/>
      </w:pPr>
      <w:r w:rsidDel="00000000" w:rsidR="00000000" w:rsidRPr="00000000">
        <w:rPr>
          <w:rtl w:val="0"/>
        </w:rPr>
        <w:t xml:space="preserve">created_date - When created</w:t>
      </w:r>
    </w:p>
    <w:p w:rsidR="00000000" w:rsidDel="00000000" w:rsidP="00000000" w:rsidRDefault="00000000" w:rsidRPr="00000000" w14:paraId="000001BD">
      <w:pPr>
        <w:widowControl w:val="0"/>
        <w:spacing w:before="240" w:lineRule="auto"/>
        <w:jc w:val="left"/>
        <w:rPr>
          <w:b w:val="1"/>
          <w:bCs w:val="1"/>
        </w:rPr>
      </w:pPr>
      <w:r w:rsidDel="00000000" w:rsidR="00000000" w:rsidRPr="00000000">
        <w:rPr>
          <w:b w:val="1"/>
          <w:bCs w:val="1"/>
          <w:rtl w:val="0"/>
        </w:rPr>
        <w:t xml:space="preserve">7. Shopping Cart Table</w:t>
      </w:r>
    </w:p>
    <w:p w:rsidR="00000000" w:rsidDel="00000000" w:rsidP="00000000" w:rsidRDefault="00000000" w:rsidRPr="00000000" w14:paraId="000001BE">
      <w:pPr>
        <w:widowControl w:val="0"/>
        <w:numPr>
          <w:ilvl w:val="0"/>
          <w:numId w:val="46"/>
        </w:numPr>
        <w:spacing w:after="0" w:before="240" w:lineRule="auto"/>
        <w:ind w:left="720" w:hanging="360"/>
        <w:jc w:val="left"/>
        <w:rPr/>
      </w:pPr>
      <w:r w:rsidDel="00000000" w:rsidR="00000000" w:rsidRPr="00000000">
        <w:rPr>
          <w:rtl w:val="0"/>
        </w:rPr>
        <w:t xml:space="preserve">cart_id - Unique ID</w:t>
      </w:r>
    </w:p>
    <w:p w:rsidR="00000000" w:rsidDel="00000000" w:rsidP="00000000" w:rsidRDefault="00000000" w:rsidRPr="00000000" w14:paraId="000001BF">
      <w:pPr>
        <w:widowControl w:val="0"/>
        <w:numPr>
          <w:ilvl w:val="0"/>
          <w:numId w:val="46"/>
        </w:numPr>
        <w:spacing w:after="0" w:before="0" w:lineRule="auto"/>
        <w:ind w:left="720" w:hanging="360"/>
        <w:jc w:val="left"/>
        <w:rPr/>
      </w:pPr>
      <w:r w:rsidDel="00000000" w:rsidR="00000000" w:rsidRPr="00000000">
        <w:rPr>
          <w:rtl w:val="0"/>
        </w:rPr>
        <w:t xml:space="preserve">user_id - Which customer</w:t>
      </w:r>
    </w:p>
    <w:p w:rsidR="00000000" w:rsidDel="00000000" w:rsidP="00000000" w:rsidRDefault="00000000" w:rsidRPr="00000000" w14:paraId="000001C0">
      <w:pPr>
        <w:widowControl w:val="0"/>
        <w:numPr>
          <w:ilvl w:val="0"/>
          <w:numId w:val="46"/>
        </w:numPr>
        <w:spacing w:after="0" w:before="0" w:lineRule="auto"/>
        <w:ind w:left="720" w:hanging="360"/>
        <w:jc w:val="left"/>
        <w:rPr/>
      </w:pPr>
      <w:r w:rsidDel="00000000" w:rsidR="00000000" w:rsidRPr="00000000">
        <w:rPr>
          <w:rtl w:val="0"/>
        </w:rPr>
        <w:t xml:space="preserve">shop_id - Which shop</w:t>
      </w:r>
    </w:p>
    <w:p w:rsidR="00000000" w:rsidDel="00000000" w:rsidP="00000000" w:rsidRDefault="00000000" w:rsidRPr="00000000" w14:paraId="000001C1">
      <w:pPr>
        <w:widowControl w:val="0"/>
        <w:numPr>
          <w:ilvl w:val="0"/>
          <w:numId w:val="46"/>
        </w:numPr>
        <w:spacing w:after="0" w:before="0" w:lineRule="auto"/>
        <w:ind w:left="720" w:hanging="360"/>
        <w:jc w:val="left"/>
        <w:rPr/>
      </w:pPr>
      <w:r w:rsidDel="00000000" w:rsidR="00000000" w:rsidRPr="00000000">
        <w:rPr>
          <w:rtl w:val="0"/>
        </w:rPr>
        <w:t xml:space="preserve">product_id - Which product</w:t>
      </w:r>
    </w:p>
    <w:p w:rsidR="00000000" w:rsidDel="00000000" w:rsidP="00000000" w:rsidRDefault="00000000" w:rsidRPr="00000000" w14:paraId="000001C2">
      <w:pPr>
        <w:widowControl w:val="0"/>
        <w:numPr>
          <w:ilvl w:val="0"/>
          <w:numId w:val="46"/>
        </w:numPr>
        <w:spacing w:after="0" w:before="0" w:lineRule="auto"/>
        <w:ind w:left="720" w:hanging="360"/>
        <w:jc w:val="left"/>
        <w:rPr/>
      </w:pPr>
      <w:r w:rsidDel="00000000" w:rsidR="00000000" w:rsidRPr="00000000">
        <w:rPr>
          <w:rtl w:val="0"/>
        </w:rPr>
        <w:t xml:space="preserve">quantity - How many</w:t>
      </w:r>
    </w:p>
    <w:p w:rsidR="00000000" w:rsidDel="00000000" w:rsidP="00000000" w:rsidRDefault="00000000" w:rsidRPr="00000000" w14:paraId="000001C3">
      <w:pPr>
        <w:widowControl w:val="0"/>
        <w:numPr>
          <w:ilvl w:val="0"/>
          <w:numId w:val="46"/>
        </w:numPr>
        <w:spacing w:after="0" w:before="0" w:lineRule="auto"/>
        <w:ind w:left="720" w:hanging="360"/>
        <w:jc w:val="left"/>
        <w:rPr/>
      </w:pPr>
      <w:r w:rsidDel="00000000" w:rsidR="00000000" w:rsidRPr="00000000">
        <w:rPr>
          <w:rtl w:val="0"/>
        </w:rPr>
        <w:t xml:space="preserve">unit_price - Price per item</w:t>
      </w:r>
    </w:p>
    <w:p w:rsidR="00000000" w:rsidDel="00000000" w:rsidP="00000000" w:rsidRDefault="00000000" w:rsidRPr="00000000" w14:paraId="000001C4">
      <w:pPr>
        <w:widowControl w:val="0"/>
        <w:numPr>
          <w:ilvl w:val="0"/>
          <w:numId w:val="46"/>
        </w:numPr>
        <w:spacing w:after="0" w:before="0" w:lineRule="auto"/>
        <w:ind w:left="720" w:hanging="360"/>
        <w:jc w:val="left"/>
        <w:rPr/>
      </w:pPr>
      <w:r w:rsidDel="00000000" w:rsidR="00000000" w:rsidRPr="00000000">
        <w:rPr>
          <w:rtl w:val="0"/>
        </w:rPr>
        <w:t xml:space="preserve">discount_percentage - Any discount</w:t>
      </w:r>
    </w:p>
    <w:p w:rsidR="00000000" w:rsidDel="00000000" w:rsidP="00000000" w:rsidRDefault="00000000" w:rsidRPr="00000000" w14:paraId="000001C5">
      <w:pPr>
        <w:widowControl w:val="0"/>
        <w:numPr>
          <w:ilvl w:val="0"/>
          <w:numId w:val="46"/>
        </w:numPr>
        <w:spacing w:after="0" w:before="0" w:lineRule="auto"/>
        <w:ind w:left="720" w:hanging="360"/>
        <w:jc w:val="left"/>
        <w:rPr/>
      </w:pPr>
      <w:r w:rsidDel="00000000" w:rsidR="00000000" w:rsidRPr="00000000">
        <w:rPr>
          <w:rtl w:val="0"/>
        </w:rPr>
        <w:t xml:space="preserve">final_price - Final calculated price</w:t>
      </w:r>
    </w:p>
    <w:p w:rsidR="00000000" w:rsidDel="00000000" w:rsidP="00000000" w:rsidRDefault="00000000" w:rsidRPr="00000000" w14:paraId="000001C6">
      <w:pPr>
        <w:widowControl w:val="0"/>
        <w:numPr>
          <w:ilvl w:val="0"/>
          <w:numId w:val="46"/>
        </w:numPr>
        <w:spacing w:after="0" w:before="0" w:lineRule="auto"/>
        <w:ind w:left="720" w:hanging="360"/>
        <w:jc w:val="left"/>
        <w:rPr/>
      </w:pPr>
      <w:r w:rsidDel="00000000" w:rsidR="00000000" w:rsidRPr="00000000">
        <w:rPr>
          <w:rtl w:val="0"/>
        </w:rPr>
        <w:t xml:space="preserve">promo_id - If promotion applied</w:t>
      </w:r>
    </w:p>
    <w:p w:rsidR="00000000" w:rsidDel="00000000" w:rsidP="00000000" w:rsidRDefault="00000000" w:rsidRPr="00000000" w14:paraId="000001C7">
      <w:pPr>
        <w:widowControl w:val="0"/>
        <w:numPr>
          <w:ilvl w:val="0"/>
          <w:numId w:val="46"/>
        </w:numPr>
        <w:spacing w:before="0" w:lineRule="auto"/>
        <w:ind w:left="720" w:hanging="360"/>
        <w:jc w:val="left"/>
        <w:rPr/>
      </w:pPr>
      <w:r w:rsidDel="00000000" w:rsidR="00000000" w:rsidRPr="00000000">
        <w:rPr>
          <w:rtl w:val="0"/>
        </w:rPr>
        <w:t xml:space="preserve">added_date - When added to cart</w:t>
      </w:r>
    </w:p>
    <w:p w:rsidR="00000000" w:rsidDel="00000000" w:rsidP="00000000" w:rsidRDefault="00000000" w:rsidRPr="00000000" w14:paraId="000001C8">
      <w:pPr>
        <w:widowControl w:val="0"/>
        <w:spacing w:before="240" w:lineRule="auto"/>
        <w:jc w:val="left"/>
        <w:rPr>
          <w:b w:val="1"/>
          <w:bCs w:val="1"/>
        </w:rPr>
      </w:pPr>
      <w:r w:rsidDel="00000000" w:rsidR="00000000" w:rsidRPr="00000000">
        <w:rPr>
          <w:b w:val="1"/>
          <w:bCs w:val="1"/>
          <w:rtl w:val="0"/>
        </w:rPr>
        <w:t xml:space="preserve">8. Orders Table</w:t>
      </w:r>
    </w:p>
    <w:p w:rsidR="00000000" w:rsidDel="00000000" w:rsidP="00000000" w:rsidRDefault="00000000" w:rsidRPr="00000000" w14:paraId="000001C9">
      <w:pPr>
        <w:widowControl w:val="0"/>
        <w:numPr>
          <w:ilvl w:val="0"/>
          <w:numId w:val="40"/>
        </w:numPr>
        <w:spacing w:after="0" w:before="240" w:lineRule="auto"/>
        <w:ind w:left="720" w:hanging="360"/>
        <w:jc w:val="left"/>
        <w:rPr/>
      </w:pPr>
      <w:r w:rsidDel="00000000" w:rsidR="00000000" w:rsidRPr="00000000">
        <w:rPr>
          <w:rtl w:val="0"/>
        </w:rPr>
        <w:t xml:space="preserve">order_id - Unique ID for each order</w:t>
      </w:r>
    </w:p>
    <w:p w:rsidR="00000000" w:rsidDel="00000000" w:rsidP="00000000" w:rsidRDefault="00000000" w:rsidRPr="00000000" w14:paraId="000001CA">
      <w:pPr>
        <w:widowControl w:val="0"/>
        <w:numPr>
          <w:ilvl w:val="0"/>
          <w:numId w:val="40"/>
        </w:numPr>
        <w:spacing w:after="0" w:before="0" w:lineRule="auto"/>
        <w:ind w:left="720" w:hanging="360"/>
        <w:jc w:val="left"/>
        <w:rPr/>
      </w:pPr>
      <w:r w:rsidDel="00000000" w:rsidR="00000000" w:rsidRPr="00000000">
        <w:rPr>
          <w:rtl w:val="0"/>
        </w:rPr>
        <w:t xml:space="preserve">order_number - Human-readable order number</w:t>
      </w:r>
    </w:p>
    <w:p w:rsidR="00000000" w:rsidDel="00000000" w:rsidP="00000000" w:rsidRDefault="00000000" w:rsidRPr="00000000" w14:paraId="000001CB">
      <w:pPr>
        <w:widowControl w:val="0"/>
        <w:numPr>
          <w:ilvl w:val="0"/>
          <w:numId w:val="40"/>
        </w:numPr>
        <w:spacing w:after="0" w:before="0" w:lineRule="auto"/>
        <w:ind w:left="720" w:hanging="360"/>
        <w:jc w:val="left"/>
        <w:rPr/>
      </w:pPr>
      <w:r w:rsidDel="00000000" w:rsidR="00000000" w:rsidRPr="00000000">
        <w:rPr>
          <w:rtl w:val="0"/>
        </w:rPr>
        <w:t xml:space="preserve">merchant_id - Which merchant fulfilled order</w:t>
      </w:r>
    </w:p>
    <w:p w:rsidR="00000000" w:rsidDel="00000000" w:rsidP="00000000" w:rsidRDefault="00000000" w:rsidRPr="00000000" w14:paraId="000001CC">
      <w:pPr>
        <w:widowControl w:val="0"/>
        <w:numPr>
          <w:ilvl w:val="0"/>
          <w:numId w:val="40"/>
        </w:numPr>
        <w:spacing w:after="0" w:before="0" w:lineRule="auto"/>
        <w:ind w:left="720" w:hanging="360"/>
        <w:jc w:val="left"/>
        <w:rPr/>
      </w:pPr>
      <w:r w:rsidDel="00000000" w:rsidR="00000000" w:rsidRPr="00000000">
        <w:rPr>
          <w:rtl w:val="0"/>
        </w:rPr>
        <w:t xml:space="preserve">user_id - Which customer placed order</w:t>
      </w:r>
    </w:p>
    <w:p w:rsidR="00000000" w:rsidDel="00000000" w:rsidP="00000000" w:rsidRDefault="00000000" w:rsidRPr="00000000" w14:paraId="000001CD">
      <w:pPr>
        <w:widowControl w:val="0"/>
        <w:numPr>
          <w:ilvl w:val="0"/>
          <w:numId w:val="40"/>
        </w:numPr>
        <w:spacing w:after="0" w:before="0" w:lineRule="auto"/>
        <w:ind w:left="720" w:hanging="360"/>
        <w:jc w:val="left"/>
        <w:rPr/>
      </w:pPr>
      <w:r w:rsidDel="00000000" w:rsidR="00000000" w:rsidRPr="00000000">
        <w:rPr>
          <w:rtl w:val="0"/>
        </w:rPr>
        <w:t xml:space="preserve">total_amount - Total price</w:t>
      </w:r>
    </w:p>
    <w:p w:rsidR="00000000" w:rsidDel="00000000" w:rsidP="00000000" w:rsidRDefault="00000000" w:rsidRPr="00000000" w14:paraId="000001CE">
      <w:pPr>
        <w:widowControl w:val="0"/>
        <w:numPr>
          <w:ilvl w:val="0"/>
          <w:numId w:val="40"/>
        </w:numPr>
        <w:spacing w:after="0" w:before="0" w:lineRule="auto"/>
        <w:ind w:left="720" w:hanging="360"/>
        <w:jc w:val="left"/>
        <w:rPr/>
      </w:pPr>
      <w:r w:rsidDel="00000000" w:rsidR="00000000" w:rsidRPr="00000000">
        <w:rPr>
          <w:rtl w:val="0"/>
        </w:rPr>
        <w:t xml:space="preserve">discount_amount - Discount applied</w:t>
      </w:r>
    </w:p>
    <w:p w:rsidR="00000000" w:rsidDel="00000000" w:rsidP="00000000" w:rsidRDefault="00000000" w:rsidRPr="00000000" w14:paraId="000001CF">
      <w:pPr>
        <w:widowControl w:val="0"/>
        <w:numPr>
          <w:ilvl w:val="0"/>
          <w:numId w:val="40"/>
        </w:numPr>
        <w:spacing w:after="0" w:before="0" w:lineRule="auto"/>
        <w:ind w:left="720" w:hanging="360"/>
        <w:jc w:val="left"/>
        <w:rPr/>
      </w:pPr>
      <w:r w:rsidDel="00000000" w:rsidR="00000000" w:rsidRPr="00000000">
        <w:rPr>
          <w:rtl w:val="0"/>
        </w:rPr>
        <w:t xml:space="preserve">final_amount - Final price after discount</w:t>
      </w:r>
    </w:p>
    <w:p w:rsidR="00000000" w:rsidDel="00000000" w:rsidP="00000000" w:rsidRDefault="00000000" w:rsidRPr="00000000" w14:paraId="000001D0">
      <w:pPr>
        <w:widowControl w:val="0"/>
        <w:numPr>
          <w:ilvl w:val="0"/>
          <w:numId w:val="40"/>
        </w:numPr>
        <w:spacing w:after="0" w:before="0" w:lineRule="auto"/>
        <w:ind w:left="720" w:hanging="360"/>
        <w:jc w:val="left"/>
        <w:rPr/>
      </w:pPr>
      <w:r w:rsidDel="00000000" w:rsidR="00000000" w:rsidRPr="00000000">
        <w:rPr>
          <w:rtl w:val="0"/>
        </w:rPr>
        <w:t xml:space="preserve">status - Order status (pending, confirmed, shipped, delivered)</w:t>
      </w:r>
    </w:p>
    <w:p w:rsidR="00000000" w:rsidDel="00000000" w:rsidP="00000000" w:rsidRDefault="00000000" w:rsidRPr="00000000" w14:paraId="000001D1">
      <w:pPr>
        <w:widowControl w:val="0"/>
        <w:numPr>
          <w:ilvl w:val="0"/>
          <w:numId w:val="40"/>
        </w:numPr>
        <w:spacing w:after="0" w:before="0" w:lineRule="auto"/>
        <w:ind w:left="720" w:hanging="360"/>
        <w:jc w:val="left"/>
        <w:rPr/>
      </w:pPr>
      <w:r w:rsidDel="00000000" w:rsidR="00000000" w:rsidRPr="00000000">
        <w:rPr>
          <w:rtl w:val="0"/>
        </w:rPr>
        <w:t xml:space="preserve">delivery_address - Where to deliver</w:t>
      </w:r>
    </w:p>
    <w:p w:rsidR="00000000" w:rsidDel="00000000" w:rsidP="00000000" w:rsidRDefault="00000000" w:rsidRPr="00000000" w14:paraId="000001D2">
      <w:pPr>
        <w:widowControl w:val="0"/>
        <w:numPr>
          <w:ilvl w:val="0"/>
          <w:numId w:val="40"/>
        </w:numPr>
        <w:spacing w:after="0" w:before="0" w:lineRule="auto"/>
        <w:ind w:left="720" w:hanging="360"/>
        <w:jc w:val="left"/>
        <w:rPr/>
      </w:pPr>
      <w:r w:rsidDel="00000000" w:rsidR="00000000" w:rsidRPr="00000000">
        <w:rPr>
          <w:rtl w:val="0"/>
        </w:rPr>
        <w:t xml:space="preserve">delivery_city - City for delivery</w:t>
      </w:r>
    </w:p>
    <w:p w:rsidR="00000000" w:rsidDel="00000000" w:rsidP="00000000" w:rsidRDefault="00000000" w:rsidRPr="00000000" w14:paraId="000001D3">
      <w:pPr>
        <w:widowControl w:val="0"/>
        <w:numPr>
          <w:ilvl w:val="0"/>
          <w:numId w:val="40"/>
        </w:numPr>
        <w:spacing w:after="0" w:before="0" w:lineRule="auto"/>
        <w:ind w:left="720" w:hanging="360"/>
        <w:jc w:val="left"/>
        <w:rPr/>
      </w:pPr>
      <w:r w:rsidDel="00000000" w:rsidR="00000000" w:rsidRPr="00000000">
        <w:rPr>
          <w:rtl w:val="0"/>
        </w:rPr>
        <w:t xml:space="preserve">shipper_name - Delivery person name</w:t>
      </w:r>
    </w:p>
    <w:p w:rsidR="00000000" w:rsidDel="00000000" w:rsidP="00000000" w:rsidRDefault="00000000" w:rsidRPr="00000000" w14:paraId="000001D4">
      <w:pPr>
        <w:widowControl w:val="0"/>
        <w:numPr>
          <w:ilvl w:val="0"/>
          <w:numId w:val="40"/>
        </w:numPr>
        <w:spacing w:after="0" w:before="0" w:lineRule="auto"/>
        <w:ind w:left="720" w:hanging="360"/>
        <w:jc w:val="left"/>
        <w:rPr/>
      </w:pPr>
      <w:r w:rsidDel="00000000" w:rsidR="00000000" w:rsidRPr="00000000">
        <w:rPr>
          <w:rtl w:val="0"/>
        </w:rPr>
        <w:t xml:space="preserve">shipper_phone - Delivery person phone</w:t>
      </w:r>
    </w:p>
    <w:p w:rsidR="00000000" w:rsidDel="00000000" w:rsidP="00000000" w:rsidRDefault="00000000" w:rsidRPr="00000000" w14:paraId="000001D5">
      <w:pPr>
        <w:widowControl w:val="0"/>
        <w:numPr>
          <w:ilvl w:val="0"/>
          <w:numId w:val="40"/>
        </w:numPr>
        <w:spacing w:after="0" w:before="0" w:lineRule="auto"/>
        <w:ind w:left="720" w:hanging="360"/>
        <w:jc w:val="left"/>
        <w:rPr/>
      </w:pPr>
      <w:r w:rsidDel="00000000" w:rsidR="00000000" w:rsidRPr="00000000">
        <w:rPr>
          <w:rtl w:val="0"/>
        </w:rPr>
        <w:t xml:space="preserve">created_date - When order was placed</w:t>
      </w:r>
    </w:p>
    <w:p w:rsidR="00000000" w:rsidDel="00000000" w:rsidP="00000000" w:rsidRDefault="00000000" w:rsidRPr="00000000" w14:paraId="000001D6">
      <w:pPr>
        <w:widowControl w:val="0"/>
        <w:numPr>
          <w:ilvl w:val="0"/>
          <w:numId w:val="40"/>
        </w:numPr>
        <w:spacing w:after="0" w:before="0" w:lineRule="auto"/>
        <w:ind w:left="720" w:hanging="360"/>
        <w:jc w:val="left"/>
        <w:rPr/>
      </w:pPr>
      <w:r w:rsidDel="00000000" w:rsidR="00000000" w:rsidRPr="00000000">
        <w:rPr>
          <w:rtl w:val="0"/>
        </w:rPr>
        <w:t xml:space="preserve">confirmed_date - When merchant confirmed</w:t>
      </w:r>
    </w:p>
    <w:p w:rsidR="00000000" w:rsidDel="00000000" w:rsidP="00000000" w:rsidRDefault="00000000" w:rsidRPr="00000000" w14:paraId="000001D7">
      <w:pPr>
        <w:widowControl w:val="0"/>
        <w:numPr>
          <w:ilvl w:val="0"/>
          <w:numId w:val="40"/>
        </w:numPr>
        <w:spacing w:after="0" w:before="0" w:lineRule="auto"/>
        <w:ind w:left="720" w:hanging="360"/>
        <w:jc w:val="left"/>
        <w:rPr/>
      </w:pPr>
      <w:r w:rsidDel="00000000" w:rsidR="00000000" w:rsidRPr="00000000">
        <w:rPr>
          <w:rtl w:val="0"/>
        </w:rPr>
        <w:t xml:space="preserve">shipped_date - When shipped</w:t>
      </w:r>
    </w:p>
    <w:p w:rsidR="00000000" w:rsidDel="00000000" w:rsidP="00000000" w:rsidRDefault="00000000" w:rsidRPr="00000000" w14:paraId="000001D8">
      <w:pPr>
        <w:widowControl w:val="0"/>
        <w:numPr>
          <w:ilvl w:val="0"/>
          <w:numId w:val="40"/>
        </w:numPr>
        <w:spacing w:after="0" w:before="0" w:lineRule="auto"/>
        <w:ind w:left="720" w:hanging="360"/>
        <w:jc w:val="left"/>
        <w:rPr/>
      </w:pPr>
      <w:r w:rsidDel="00000000" w:rsidR="00000000" w:rsidRPr="00000000">
        <w:rPr>
          <w:rtl w:val="0"/>
        </w:rPr>
        <w:t xml:space="preserve">delivered_date - When delivered</w:t>
      </w:r>
    </w:p>
    <w:p w:rsidR="00000000" w:rsidDel="00000000" w:rsidP="00000000" w:rsidRDefault="00000000" w:rsidRPr="00000000" w14:paraId="000001D9">
      <w:pPr>
        <w:widowControl w:val="0"/>
        <w:numPr>
          <w:ilvl w:val="0"/>
          <w:numId w:val="40"/>
        </w:numPr>
        <w:spacing w:after="0" w:before="0" w:lineRule="auto"/>
        <w:ind w:left="720" w:hanging="360"/>
        <w:jc w:val="left"/>
        <w:rPr/>
      </w:pPr>
      <w:r w:rsidDel="00000000" w:rsidR="00000000" w:rsidRPr="00000000">
        <w:rPr>
          <w:rtl w:val="0"/>
        </w:rPr>
        <w:t xml:space="preserve">payment_status - Payment status</w:t>
      </w:r>
    </w:p>
    <w:p w:rsidR="00000000" w:rsidDel="00000000" w:rsidP="00000000" w:rsidRDefault="00000000" w:rsidRPr="00000000" w14:paraId="000001DA">
      <w:pPr>
        <w:widowControl w:val="0"/>
        <w:numPr>
          <w:ilvl w:val="0"/>
          <w:numId w:val="40"/>
        </w:numPr>
        <w:spacing w:after="0" w:before="0" w:lineRule="auto"/>
        <w:ind w:left="720" w:hanging="360"/>
        <w:jc w:val="left"/>
        <w:rPr/>
      </w:pPr>
      <w:r w:rsidDel="00000000" w:rsidR="00000000" w:rsidRPr="00000000">
        <w:rPr>
          <w:rtl w:val="0"/>
        </w:rPr>
        <w:t xml:space="preserve">payment_method - KHQR or Cash on Delivery</w:t>
      </w:r>
    </w:p>
    <w:p w:rsidR="00000000" w:rsidDel="00000000" w:rsidP="00000000" w:rsidRDefault="00000000" w:rsidRPr="00000000" w14:paraId="000001DB">
      <w:pPr>
        <w:widowControl w:val="0"/>
        <w:numPr>
          <w:ilvl w:val="0"/>
          <w:numId w:val="40"/>
        </w:numPr>
        <w:spacing w:after="0" w:before="0" w:lineRule="auto"/>
        <w:ind w:left="720" w:hanging="360"/>
        <w:jc w:val="left"/>
        <w:rPr/>
      </w:pPr>
      <w:r w:rsidDel="00000000" w:rsidR="00000000" w:rsidRPr="00000000">
        <w:rPr>
          <w:rtl w:val="0"/>
        </w:rPr>
        <w:t xml:space="preserve">payment_collected_date - When payment received</w:t>
      </w:r>
    </w:p>
    <w:p w:rsidR="00000000" w:rsidDel="00000000" w:rsidP="00000000" w:rsidRDefault="00000000" w:rsidRPr="00000000" w14:paraId="000001DC">
      <w:pPr>
        <w:widowControl w:val="0"/>
        <w:numPr>
          <w:ilvl w:val="0"/>
          <w:numId w:val="40"/>
        </w:numPr>
        <w:spacing w:after="0" w:before="0" w:lineRule="auto"/>
        <w:ind w:left="720" w:hanging="360"/>
        <w:jc w:val="left"/>
        <w:rPr/>
      </w:pPr>
      <w:r w:rsidDel="00000000" w:rsidR="00000000" w:rsidRPr="00000000">
        <w:rPr>
          <w:rtl w:val="0"/>
        </w:rPr>
        <w:t xml:space="preserve">payment_confirmed_date - When payment confirmed</w:t>
      </w:r>
    </w:p>
    <w:p w:rsidR="00000000" w:rsidDel="00000000" w:rsidP="00000000" w:rsidRDefault="00000000" w:rsidRPr="00000000" w14:paraId="000001DD">
      <w:pPr>
        <w:widowControl w:val="0"/>
        <w:numPr>
          <w:ilvl w:val="0"/>
          <w:numId w:val="40"/>
        </w:numPr>
        <w:spacing w:before="0" w:lineRule="auto"/>
        <w:ind w:left="720" w:hanging="360"/>
        <w:jc w:val="left"/>
        <w:rPr/>
      </w:pPr>
      <w:r w:rsidDel="00000000" w:rsidR="00000000" w:rsidRPr="00000000">
        <w:rPr>
          <w:rtl w:val="0"/>
        </w:rPr>
        <w:t xml:space="preserve">payment_settled_date - When payment settled</w:t>
      </w:r>
    </w:p>
    <w:p w:rsidR="00000000" w:rsidDel="00000000" w:rsidP="00000000" w:rsidRDefault="00000000" w:rsidRPr="00000000" w14:paraId="000001DE">
      <w:pPr>
        <w:widowControl w:val="0"/>
        <w:spacing w:before="240" w:lineRule="auto"/>
        <w:jc w:val="left"/>
        <w:rPr>
          <w:b w:val="1"/>
          <w:bCs w:val="1"/>
        </w:rPr>
      </w:pPr>
      <w:r w:rsidDel="00000000" w:rsidR="00000000" w:rsidRPr="00000000">
        <w:rPr>
          <w:b w:val="1"/>
          <w:bCs w:val="1"/>
          <w:rtl w:val="0"/>
        </w:rPr>
        <w:t xml:space="preserve">9. Order Items Table</w:t>
      </w:r>
    </w:p>
    <w:p w:rsidR="00000000" w:rsidDel="00000000" w:rsidP="00000000" w:rsidRDefault="00000000" w:rsidRPr="00000000" w14:paraId="000001DF">
      <w:pPr>
        <w:widowControl w:val="0"/>
        <w:numPr>
          <w:ilvl w:val="0"/>
          <w:numId w:val="10"/>
        </w:numPr>
        <w:spacing w:after="0" w:before="240" w:lineRule="auto"/>
        <w:ind w:left="720" w:hanging="360"/>
        <w:jc w:val="left"/>
        <w:rPr/>
      </w:pPr>
      <w:r w:rsidDel="00000000" w:rsidR="00000000" w:rsidRPr="00000000">
        <w:rPr>
          <w:rtl w:val="0"/>
        </w:rPr>
        <w:t xml:space="preserve">order_item_id - Unique ID</w:t>
      </w:r>
    </w:p>
    <w:p w:rsidR="00000000" w:rsidDel="00000000" w:rsidP="00000000" w:rsidRDefault="00000000" w:rsidRPr="00000000" w14:paraId="000001E0">
      <w:pPr>
        <w:widowControl w:val="0"/>
        <w:numPr>
          <w:ilvl w:val="0"/>
          <w:numId w:val="10"/>
        </w:numPr>
        <w:spacing w:after="0" w:before="0" w:lineRule="auto"/>
        <w:ind w:left="720" w:hanging="360"/>
        <w:jc w:val="left"/>
        <w:rPr/>
      </w:pPr>
      <w:r w:rsidDel="00000000" w:rsidR="00000000" w:rsidRPr="00000000">
        <w:rPr>
          <w:rtl w:val="0"/>
        </w:rPr>
        <w:t xml:space="preserve">order_id - Which order</w:t>
      </w:r>
    </w:p>
    <w:p w:rsidR="00000000" w:rsidDel="00000000" w:rsidP="00000000" w:rsidRDefault="00000000" w:rsidRPr="00000000" w14:paraId="000001E1">
      <w:pPr>
        <w:widowControl w:val="0"/>
        <w:numPr>
          <w:ilvl w:val="0"/>
          <w:numId w:val="10"/>
        </w:numPr>
        <w:spacing w:after="0" w:before="0" w:lineRule="auto"/>
        <w:ind w:left="720" w:hanging="360"/>
        <w:jc w:val="left"/>
        <w:rPr/>
      </w:pPr>
      <w:r w:rsidDel="00000000" w:rsidR="00000000" w:rsidRPr="00000000">
        <w:rPr>
          <w:rtl w:val="0"/>
        </w:rPr>
        <w:t xml:space="preserve">product_id - Which product</w:t>
      </w:r>
    </w:p>
    <w:p w:rsidR="00000000" w:rsidDel="00000000" w:rsidP="00000000" w:rsidRDefault="00000000" w:rsidRPr="00000000" w14:paraId="000001E2">
      <w:pPr>
        <w:widowControl w:val="0"/>
        <w:numPr>
          <w:ilvl w:val="0"/>
          <w:numId w:val="10"/>
        </w:numPr>
        <w:spacing w:after="0" w:before="0" w:lineRule="auto"/>
        <w:ind w:left="720" w:hanging="360"/>
        <w:jc w:val="left"/>
        <w:rPr/>
      </w:pPr>
      <w:r w:rsidDel="00000000" w:rsidR="00000000" w:rsidRPr="00000000">
        <w:rPr>
          <w:rtl w:val="0"/>
        </w:rPr>
        <w:t xml:space="preserve">quantity - How many ordered</w:t>
      </w:r>
    </w:p>
    <w:p w:rsidR="00000000" w:rsidDel="00000000" w:rsidP="00000000" w:rsidRDefault="00000000" w:rsidRPr="00000000" w14:paraId="000001E3">
      <w:pPr>
        <w:widowControl w:val="0"/>
        <w:numPr>
          <w:ilvl w:val="0"/>
          <w:numId w:val="10"/>
        </w:numPr>
        <w:spacing w:after="0" w:before="0" w:lineRule="auto"/>
        <w:ind w:left="720" w:hanging="360"/>
        <w:jc w:val="left"/>
        <w:rPr/>
      </w:pPr>
      <w:r w:rsidDel="00000000" w:rsidR="00000000" w:rsidRPr="00000000">
        <w:rPr>
          <w:rtl w:val="0"/>
        </w:rPr>
        <w:t xml:space="preserve">unit_price - Price per item</w:t>
      </w:r>
    </w:p>
    <w:p w:rsidR="00000000" w:rsidDel="00000000" w:rsidP="00000000" w:rsidRDefault="00000000" w:rsidRPr="00000000" w14:paraId="000001E4">
      <w:pPr>
        <w:widowControl w:val="0"/>
        <w:numPr>
          <w:ilvl w:val="0"/>
          <w:numId w:val="10"/>
        </w:numPr>
        <w:spacing w:after="0" w:before="0" w:lineRule="auto"/>
        <w:ind w:left="720" w:hanging="360"/>
        <w:jc w:val="left"/>
        <w:rPr/>
      </w:pPr>
      <w:r w:rsidDel="00000000" w:rsidR="00000000" w:rsidRPr="00000000">
        <w:rPr>
          <w:rtl w:val="0"/>
        </w:rPr>
        <w:t xml:space="preserve">discount_percentage - Item discount</w:t>
      </w:r>
    </w:p>
    <w:p w:rsidR="00000000" w:rsidDel="00000000" w:rsidP="00000000" w:rsidRDefault="00000000" w:rsidRPr="00000000" w14:paraId="000001E5">
      <w:pPr>
        <w:widowControl w:val="0"/>
        <w:numPr>
          <w:ilvl w:val="0"/>
          <w:numId w:val="10"/>
        </w:numPr>
        <w:spacing w:after="0" w:before="0" w:lineRule="auto"/>
        <w:ind w:left="720" w:hanging="360"/>
        <w:jc w:val="left"/>
        <w:rPr/>
      </w:pPr>
      <w:r w:rsidDel="00000000" w:rsidR="00000000" w:rsidRPr="00000000">
        <w:rPr>
          <w:rtl w:val="0"/>
        </w:rPr>
        <w:t xml:space="preserve">discount_amount - Discount amount</w:t>
      </w:r>
    </w:p>
    <w:p w:rsidR="00000000" w:rsidDel="00000000" w:rsidP="00000000" w:rsidRDefault="00000000" w:rsidRPr="00000000" w14:paraId="000001E6">
      <w:pPr>
        <w:widowControl w:val="0"/>
        <w:numPr>
          <w:ilvl w:val="0"/>
          <w:numId w:val="10"/>
        </w:numPr>
        <w:spacing w:before="0" w:lineRule="auto"/>
        <w:ind w:left="720" w:hanging="360"/>
        <w:jc w:val="left"/>
        <w:rPr/>
      </w:pPr>
      <w:r w:rsidDel="00000000" w:rsidR="00000000" w:rsidRPr="00000000">
        <w:rPr>
          <w:rtl w:val="0"/>
        </w:rPr>
        <w:t xml:space="preserve">final_price - Final price for this item</w:t>
      </w:r>
    </w:p>
    <w:p w:rsidR="00000000" w:rsidDel="00000000" w:rsidP="00000000" w:rsidRDefault="00000000" w:rsidRPr="00000000" w14:paraId="000001E7">
      <w:pPr>
        <w:widowControl w:val="0"/>
        <w:spacing w:before="240" w:lineRule="auto"/>
        <w:jc w:val="left"/>
        <w:rPr>
          <w:b w:val="1"/>
          <w:bCs w:val="1"/>
        </w:rPr>
      </w:pPr>
      <w:r w:rsidDel="00000000" w:rsidR="00000000" w:rsidRPr="00000000">
        <w:rPr>
          <w:b w:val="1"/>
          <w:bCs w:val="1"/>
          <w:rtl w:val="0"/>
        </w:rPr>
        <w:t xml:space="preserve">10. Reviews Table </w:t>
      </w:r>
    </w:p>
    <w:p w:rsidR="00000000" w:rsidDel="00000000" w:rsidP="00000000" w:rsidRDefault="00000000" w:rsidRPr="00000000" w14:paraId="000001E8">
      <w:pPr>
        <w:widowControl w:val="0"/>
        <w:numPr>
          <w:ilvl w:val="0"/>
          <w:numId w:val="27"/>
        </w:numPr>
        <w:spacing w:after="0" w:before="240" w:lineRule="auto"/>
        <w:ind w:left="720" w:hanging="360"/>
        <w:jc w:val="left"/>
        <w:rPr/>
      </w:pPr>
      <w:r w:rsidDel="00000000" w:rsidR="00000000" w:rsidRPr="00000000">
        <w:rPr>
          <w:rtl w:val="0"/>
        </w:rPr>
        <w:t xml:space="preserve">review_id - Unique ID</w:t>
      </w:r>
    </w:p>
    <w:p w:rsidR="00000000" w:rsidDel="00000000" w:rsidP="00000000" w:rsidRDefault="00000000" w:rsidRPr="00000000" w14:paraId="000001E9">
      <w:pPr>
        <w:widowControl w:val="0"/>
        <w:numPr>
          <w:ilvl w:val="0"/>
          <w:numId w:val="27"/>
        </w:numPr>
        <w:spacing w:after="0" w:before="0" w:lineRule="auto"/>
        <w:ind w:left="720" w:hanging="360"/>
        <w:jc w:val="left"/>
        <w:rPr/>
      </w:pPr>
      <w:r w:rsidDel="00000000" w:rsidR="00000000" w:rsidRPr="00000000">
        <w:rPr>
          <w:rtl w:val="0"/>
        </w:rPr>
        <w:t xml:space="preserve">product_id - Which product</w:t>
      </w:r>
    </w:p>
    <w:p w:rsidR="00000000" w:rsidDel="00000000" w:rsidP="00000000" w:rsidRDefault="00000000" w:rsidRPr="00000000" w14:paraId="000001EA">
      <w:pPr>
        <w:widowControl w:val="0"/>
        <w:numPr>
          <w:ilvl w:val="0"/>
          <w:numId w:val="27"/>
        </w:numPr>
        <w:spacing w:after="0" w:before="0" w:lineRule="auto"/>
        <w:ind w:left="720" w:hanging="360"/>
        <w:jc w:val="left"/>
        <w:rPr/>
      </w:pPr>
      <w:r w:rsidDel="00000000" w:rsidR="00000000" w:rsidRPr="00000000">
        <w:rPr>
          <w:rtl w:val="0"/>
        </w:rPr>
        <w:t xml:space="preserve">user_id - Which customer</w:t>
      </w:r>
    </w:p>
    <w:p w:rsidR="00000000" w:rsidDel="00000000" w:rsidP="00000000" w:rsidRDefault="00000000" w:rsidRPr="00000000" w14:paraId="000001EB">
      <w:pPr>
        <w:widowControl w:val="0"/>
        <w:numPr>
          <w:ilvl w:val="0"/>
          <w:numId w:val="27"/>
        </w:numPr>
        <w:spacing w:after="0" w:before="0" w:lineRule="auto"/>
        <w:ind w:left="720" w:hanging="360"/>
        <w:jc w:val="left"/>
        <w:rPr/>
      </w:pPr>
      <w:r w:rsidDel="00000000" w:rsidR="00000000" w:rsidRPr="00000000">
        <w:rPr>
          <w:rtl w:val="0"/>
        </w:rPr>
        <w:t xml:space="preserve">order_id - Which order</w:t>
      </w:r>
    </w:p>
    <w:p w:rsidR="00000000" w:rsidDel="00000000" w:rsidP="00000000" w:rsidRDefault="00000000" w:rsidRPr="00000000" w14:paraId="000001EC">
      <w:pPr>
        <w:widowControl w:val="0"/>
        <w:numPr>
          <w:ilvl w:val="0"/>
          <w:numId w:val="27"/>
        </w:numPr>
        <w:spacing w:after="0" w:before="0" w:lineRule="auto"/>
        <w:ind w:left="720" w:hanging="360"/>
        <w:jc w:val="left"/>
        <w:rPr/>
      </w:pPr>
      <w:r w:rsidDel="00000000" w:rsidR="00000000" w:rsidRPr="00000000">
        <w:rPr>
          <w:rtl w:val="0"/>
        </w:rPr>
        <w:t xml:space="preserve">rating - Star rating (1-5)</w:t>
      </w:r>
    </w:p>
    <w:p w:rsidR="00000000" w:rsidDel="00000000" w:rsidP="00000000" w:rsidRDefault="00000000" w:rsidRPr="00000000" w14:paraId="000001ED">
      <w:pPr>
        <w:widowControl w:val="0"/>
        <w:numPr>
          <w:ilvl w:val="0"/>
          <w:numId w:val="27"/>
        </w:numPr>
        <w:spacing w:after="0" w:before="0" w:lineRule="auto"/>
        <w:ind w:left="720" w:hanging="360"/>
        <w:jc w:val="left"/>
        <w:rPr/>
      </w:pPr>
      <w:r w:rsidDel="00000000" w:rsidR="00000000" w:rsidRPr="00000000">
        <w:rPr>
          <w:rtl w:val="0"/>
        </w:rPr>
        <w:t xml:space="preserve">review_text - Written review</w:t>
      </w:r>
    </w:p>
    <w:p w:rsidR="00000000" w:rsidDel="00000000" w:rsidP="00000000" w:rsidRDefault="00000000" w:rsidRPr="00000000" w14:paraId="000001EE">
      <w:pPr>
        <w:widowControl w:val="0"/>
        <w:numPr>
          <w:ilvl w:val="0"/>
          <w:numId w:val="27"/>
        </w:numPr>
        <w:spacing w:after="0" w:before="0" w:lineRule="auto"/>
        <w:ind w:left="720" w:hanging="360"/>
        <w:jc w:val="left"/>
        <w:rPr/>
      </w:pPr>
      <w:r w:rsidDel="00000000" w:rsidR="00000000" w:rsidRPr="00000000">
        <w:rPr>
          <w:rtl w:val="0"/>
        </w:rPr>
        <w:t xml:space="preserve">is_verified_purchase - Purchased this product</w:t>
      </w:r>
    </w:p>
    <w:p w:rsidR="00000000" w:rsidDel="00000000" w:rsidP="00000000" w:rsidRDefault="00000000" w:rsidRPr="00000000" w14:paraId="000001EF">
      <w:pPr>
        <w:widowControl w:val="0"/>
        <w:numPr>
          <w:ilvl w:val="0"/>
          <w:numId w:val="27"/>
        </w:numPr>
        <w:spacing w:after="0" w:before="0" w:lineRule="auto"/>
        <w:ind w:left="720" w:hanging="360"/>
        <w:jc w:val="left"/>
        <w:rPr/>
      </w:pPr>
      <w:r w:rsidDel="00000000" w:rsidR="00000000" w:rsidRPr="00000000">
        <w:rPr>
          <w:rtl w:val="0"/>
        </w:rPr>
        <w:t xml:space="preserve">helpful_count - Helpful votes</w:t>
      </w:r>
    </w:p>
    <w:p w:rsidR="00000000" w:rsidDel="00000000" w:rsidP="00000000" w:rsidRDefault="00000000" w:rsidRPr="00000000" w14:paraId="000001F0">
      <w:pPr>
        <w:widowControl w:val="0"/>
        <w:numPr>
          <w:ilvl w:val="0"/>
          <w:numId w:val="27"/>
        </w:numPr>
        <w:spacing w:after="0" w:before="0" w:lineRule="auto"/>
        <w:ind w:left="720" w:hanging="360"/>
        <w:jc w:val="left"/>
        <w:rPr/>
      </w:pPr>
      <w:r w:rsidDel="00000000" w:rsidR="00000000" w:rsidRPr="00000000">
        <w:rPr>
          <w:rtl w:val="0"/>
        </w:rPr>
        <w:t xml:space="preserve">created_date - When review posted</w:t>
      </w:r>
    </w:p>
    <w:p w:rsidR="00000000" w:rsidDel="00000000" w:rsidP="00000000" w:rsidRDefault="00000000" w:rsidRPr="00000000" w14:paraId="000001F1">
      <w:pPr>
        <w:widowControl w:val="0"/>
        <w:numPr>
          <w:ilvl w:val="0"/>
          <w:numId w:val="27"/>
        </w:numPr>
        <w:spacing w:before="0" w:lineRule="auto"/>
        <w:ind w:left="720" w:hanging="360"/>
        <w:jc w:val="left"/>
        <w:rPr/>
      </w:pPr>
      <w:r w:rsidDel="00000000" w:rsidR="00000000" w:rsidRPr="00000000">
        <w:rPr>
          <w:rtl w:val="0"/>
        </w:rPr>
        <w:t xml:space="preserve">updated_date - Last update</w:t>
      </w:r>
    </w:p>
    <w:p w:rsidR="00000000" w:rsidDel="00000000" w:rsidP="00000000" w:rsidRDefault="00000000" w:rsidRPr="00000000" w14:paraId="000001F2">
      <w:pPr>
        <w:widowControl w:val="0"/>
        <w:spacing w:before="240" w:lineRule="auto"/>
        <w:jc w:val="left"/>
        <w:rPr>
          <w:b w:val="1"/>
          <w:bCs w:val="1"/>
        </w:rPr>
      </w:pPr>
      <w:r w:rsidDel="00000000" w:rsidR="00000000" w:rsidRPr="00000000">
        <w:rPr>
          <w:b w:val="1"/>
          <w:bCs w:val="1"/>
          <w:rtl w:val="0"/>
        </w:rPr>
        <w:t xml:space="preserve">11. Invoices Table </w:t>
      </w:r>
    </w:p>
    <w:p w:rsidR="00000000" w:rsidDel="00000000" w:rsidP="00000000" w:rsidRDefault="00000000" w:rsidRPr="00000000" w14:paraId="000001F3">
      <w:pPr>
        <w:widowControl w:val="0"/>
        <w:numPr>
          <w:ilvl w:val="0"/>
          <w:numId w:val="42"/>
        </w:numPr>
        <w:spacing w:after="0" w:before="240" w:lineRule="auto"/>
        <w:ind w:left="720" w:hanging="360"/>
        <w:jc w:val="left"/>
        <w:rPr/>
      </w:pPr>
      <w:r w:rsidDel="00000000" w:rsidR="00000000" w:rsidRPr="00000000">
        <w:rPr>
          <w:rtl w:val="0"/>
        </w:rPr>
        <w:t xml:space="preserve">invoice_id - Unique ID</w:t>
      </w:r>
    </w:p>
    <w:p w:rsidR="00000000" w:rsidDel="00000000" w:rsidP="00000000" w:rsidRDefault="00000000" w:rsidRPr="00000000" w14:paraId="000001F4">
      <w:pPr>
        <w:widowControl w:val="0"/>
        <w:numPr>
          <w:ilvl w:val="0"/>
          <w:numId w:val="42"/>
        </w:numPr>
        <w:spacing w:after="0" w:before="0" w:lineRule="auto"/>
        <w:ind w:left="720" w:hanging="360"/>
        <w:jc w:val="left"/>
        <w:rPr/>
      </w:pPr>
      <w:r w:rsidDel="00000000" w:rsidR="00000000" w:rsidRPr="00000000">
        <w:rPr>
          <w:rtl w:val="0"/>
        </w:rPr>
        <w:t xml:space="preserve">order_id - Link to order</w:t>
      </w:r>
    </w:p>
    <w:p w:rsidR="00000000" w:rsidDel="00000000" w:rsidP="00000000" w:rsidRDefault="00000000" w:rsidRPr="00000000" w14:paraId="000001F5">
      <w:pPr>
        <w:widowControl w:val="0"/>
        <w:numPr>
          <w:ilvl w:val="0"/>
          <w:numId w:val="42"/>
        </w:numPr>
        <w:spacing w:after="0" w:before="0" w:lineRule="auto"/>
        <w:ind w:left="720" w:hanging="360"/>
        <w:jc w:val="left"/>
        <w:rPr/>
      </w:pPr>
      <w:r w:rsidDel="00000000" w:rsidR="00000000" w:rsidRPr="00000000">
        <w:rPr>
          <w:rtl w:val="0"/>
        </w:rPr>
        <w:t xml:space="preserve">invoice_number - Invoice number</w:t>
      </w:r>
    </w:p>
    <w:p w:rsidR="00000000" w:rsidDel="00000000" w:rsidP="00000000" w:rsidRDefault="00000000" w:rsidRPr="00000000" w14:paraId="000001F6">
      <w:pPr>
        <w:widowControl w:val="0"/>
        <w:numPr>
          <w:ilvl w:val="0"/>
          <w:numId w:val="42"/>
        </w:numPr>
        <w:spacing w:after="0" w:before="0" w:lineRule="auto"/>
        <w:ind w:left="720" w:hanging="360"/>
        <w:jc w:val="left"/>
        <w:rPr/>
      </w:pPr>
      <w:r w:rsidDel="00000000" w:rsidR="00000000" w:rsidRPr="00000000">
        <w:rPr>
          <w:rtl w:val="0"/>
        </w:rPr>
        <w:t xml:space="preserve">user_id - Customer ID</w:t>
      </w:r>
    </w:p>
    <w:p w:rsidR="00000000" w:rsidDel="00000000" w:rsidP="00000000" w:rsidRDefault="00000000" w:rsidRPr="00000000" w14:paraId="000001F7">
      <w:pPr>
        <w:widowControl w:val="0"/>
        <w:numPr>
          <w:ilvl w:val="0"/>
          <w:numId w:val="42"/>
        </w:numPr>
        <w:spacing w:after="0" w:before="0" w:lineRule="auto"/>
        <w:ind w:left="720" w:hanging="360"/>
        <w:jc w:val="left"/>
        <w:rPr/>
      </w:pPr>
      <w:r w:rsidDel="00000000" w:rsidR="00000000" w:rsidRPr="00000000">
        <w:rPr>
          <w:rtl w:val="0"/>
        </w:rPr>
        <w:t xml:space="preserve">shop_id - Shop ID</w:t>
      </w:r>
    </w:p>
    <w:p w:rsidR="00000000" w:rsidDel="00000000" w:rsidP="00000000" w:rsidRDefault="00000000" w:rsidRPr="00000000" w14:paraId="000001F8">
      <w:pPr>
        <w:widowControl w:val="0"/>
        <w:numPr>
          <w:ilvl w:val="0"/>
          <w:numId w:val="42"/>
        </w:numPr>
        <w:spacing w:after="0" w:before="0" w:lineRule="auto"/>
        <w:ind w:left="720" w:hanging="360"/>
        <w:jc w:val="left"/>
        <w:rPr/>
      </w:pPr>
      <w:r w:rsidDel="00000000" w:rsidR="00000000" w:rsidRPr="00000000">
        <w:rPr>
          <w:rtl w:val="0"/>
        </w:rPr>
        <w:t xml:space="preserve">total_amount - Total amount</w:t>
      </w:r>
    </w:p>
    <w:p w:rsidR="00000000" w:rsidDel="00000000" w:rsidP="00000000" w:rsidRDefault="00000000" w:rsidRPr="00000000" w14:paraId="000001F9">
      <w:pPr>
        <w:widowControl w:val="0"/>
        <w:numPr>
          <w:ilvl w:val="0"/>
          <w:numId w:val="42"/>
        </w:numPr>
        <w:spacing w:before="0" w:lineRule="auto"/>
        <w:ind w:left="720" w:hanging="360"/>
        <w:jc w:val="left"/>
        <w:rPr/>
      </w:pPr>
      <w:r w:rsidDel="00000000" w:rsidR="00000000" w:rsidRPr="00000000">
        <w:rPr>
          <w:rtl w:val="0"/>
        </w:rPr>
        <w:t xml:space="preserve">invoice_date - When created</w:t>
      </w:r>
    </w:p>
    <w:p w:rsidR="00000000" w:rsidDel="00000000" w:rsidP="00000000" w:rsidRDefault="00000000" w:rsidRPr="00000000" w14:paraId="000001FA">
      <w:pPr>
        <w:widowControl w:val="0"/>
        <w:spacing w:before="240" w:lineRule="auto"/>
        <w:jc w:val="left"/>
        <w:rPr>
          <w:b w:val="1"/>
          <w:bCs w:val="1"/>
        </w:rPr>
      </w:pPr>
      <w:r w:rsidDel="00000000" w:rsidR="00000000" w:rsidRPr="00000000">
        <w:rPr>
          <w:b w:val="1"/>
          <w:bCs w:val="1"/>
          <w:rtl w:val="0"/>
        </w:rPr>
        <w:t xml:space="preserve">12. Payments Table </w:t>
      </w:r>
    </w:p>
    <w:p w:rsidR="00000000" w:rsidDel="00000000" w:rsidP="00000000" w:rsidRDefault="00000000" w:rsidRPr="00000000" w14:paraId="000001FB">
      <w:pPr>
        <w:widowControl w:val="0"/>
        <w:numPr>
          <w:ilvl w:val="0"/>
          <w:numId w:val="34"/>
        </w:numPr>
        <w:spacing w:after="0" w:before="240" w:lineRule="auto"/>
        <w:ind w:left="720" w:hanging="360"/>
        <w:jc w:val="left"/>
        <w:rPr/>
      </w:pPr>
      <w:r w:rsidDel="00000000" w:rsidR="00000000" w:rsidRPr="00000000">
        <w:rPr>
          <w:rtl w:val="0"/>
        </w:rPr>
        <w:t xml:space="preserve">payment_id - Unique ID</w:t>
      </w:r>
    </w:p>
    <w:p w:rsidR="00000000" w:rsidDel="00000000" w:rsidP="00000000" w:rsidRDefault="00000000" w:rsidRPr="00000000" w14:paraId="000001FC">
      <w:pPr>
        <w:widowControl w:val="0"/>
        <w:numPr>
          <w:ilvl w:val="0"/>
          <w:numId w:val="34"/>
        </w:numPr>
        <w:spacing w:after="0" w:before="0" w:lineRule="auto"/>
        <w:ind w:left="720" w:hanging="360"/>
        <w:jc w:val="left"/>
        <w:rPr/>
      </w:pPr>
      <w:r w:rsidDel="00000000" w:rsidR="00000000" w:rsidRPr="00000000">
        <w:rPr>
          <w:rtl w:val="0"/>
        </w:rPr>
        <w:t xml:space="preserve">shop_id - Shop making payment</w:t>
      </w:r>
    </w:p>
    <w:p w:rsidR="00000000" w:rsidDel="00000000" w:rsidP="00000000" w:rsidRDefault="00000000" w:rsidRPr="00000000" w14:paraId="000001FD">
      <w:pPr>
        <w:widowControl w:val="0"/>
        <w:numPr>
          <w:ilvl w:val="0"/>
          <w:numId w:val="34"/>
        </w:numPr>
        <w:spacing w:after="0" w:before="0" w:lineRule="auto"/>
        <w:ind w:left="720" w:hanging="360"/>
        <w:jc w:val="left"/>
        <w:rPr/>
      </w:pPr>
      <w:r w:rsidDel="00000000" w:rsidR="00000000" w:rsidRPr="00000000">
        <w:rPr>
          <w:rtl w:val="0"/>
        </w:rPr>
        <w:t xml:space="preserve">user_id - Customer making payment</w:t>
      </w:r>
    </w:p>
    <w:p w:rsidR="00000000" w:rsidDel="00000000" w:rsidP="00000000" w:rsidRDefault="00000000" w:rsidRPr="00000000" w14:paraId="000001FE">
      <w:pPr>
        <w:widowControl w:val="0"/>
        <w:numPr>
          <w:ilvl w:val="0"/>
          <w:numId w:val="34"/>
        </w:numPr>
        <w:spacing w:after="0" w:before="0" w:lineRule="auto"/>
        <w:ind w:left="720" w:hanging="360"/>
        <w:jc w:val="left"/>
        <w:rPr/>
      </w:pPr>
      <w:r w:rsidDel="00000000" w:rsidR="00000000" w:rsidRPr="00000000">
        <w:rPr>
          <w:rtl w:val="0"/>
        </w:rPr>
        <w:t xml:space="preserve">order_id - Associated order</w:t>
      </w:r>
    </w:p>
    <w:p w:rsidR="00000000" w:rsidDel="00000000" w:rsidP="00000000" w:rsidRDefault="00000000" w:rsidRPr="00000000" w14:paraId="000001FF">
      <w:pPr>
        <w:widowControl w:val="0"/>
        <w:numPr>
          <w:ilvl w:val="0"/>
          <w:numId w:val="34"/>
        </w:numPr>
        <w:spacing w:after="0" w:before="0" w:lineRule="auto"/>
        <w:ind w:left="720" w:hanging="360"/>
        <w:jc w:val="left"/>
        <w:rPr/>
      </w:pPr>
      <w:r w:rsidDel="00000000" w:rsidR="00000000" w:rsidRPr="00000000">
        <w:rPr>
          <w:rtl w:val="0"/>
        </w:rPr>
        <w:t xml:space="preserve">amount - Payment amount</w:t>
      </w:r>
    </w:p>
    <w:p w:rsidR="00000000" w:rsidDel="00000000" w:rsidP="00000000" w:rsidRDefault="00000000" w:rsidRPr="00000000" w14:paraId="00000200">
      <w:pPr>
        <w:widowControl w:val="0"/>
        <w:numPr>
          <w:ilvl w:val="0"/>
          <w:numId w:val="34"/>
        </w:numPr>
        <w:spacing w:after="0" w:before="0" w:lineRule="auto"/>
        <w:ind w:left="720" w:hanging="360"/>
        <w:jc w:val="left"/>
        <w:rPr/>
      </w:pPr>
      <w:r w:rsidDel="00000000" w:rsidR="00000000" w:rsidRPr="00000000">
        <w:rPr>
          <w:rtl w:val="0"/>
        </w:rPr>
        <w:t xml:space="preserve">payment_method - KHQR or Cash on Delivery</w:t>
      </w:r>
    </w:p>
    <w:p w:rsidR="00000000" w:rsidDel="00000000" w:rsidP="00000000" w:rsidRDefault="00000000" w:rsidRPr="00000000" w14:paraId="00000201">
      <w:pPr>
        <w:widowControl w:val="0"/>
        <w:numPr>
          <w:ilvl w:val="0"/>
          <w:numId w:val="34"/>
        </w:numPr>
        <w:spacing w:after="0" w:before="0" w:lineRule="auto"/>
        <w:ind w:left="720" w:hanging="360"/>
        <w:jc w:val="left"/>
        <w:rPr/>
      </w:pPr>
      <w:r w:rsidDel="00000000" w:rsidR="00000000" w:rsidRPr="00000000">
        <w:rPr>
          <w:rtl w:val="0"/>
        </w:rPr>
        <w:t xml:space="preserve">qr_code - QR code for KHQR</w:t>
      </w:r>
    </w:p>
    <w:p w:rsidR="00000000" w:rsidDel="00000000" w:rsidP="00000000" w:rsidRDefault="00000000" w:rsidRPr="00000000" w14:paraId="00000202">
      <w:pPr>
        <w:widowControl w:val="0"/>
        <w:numPr>
          <w:ilvl w:val="0"/>
          <w:numId w:val="34"/>
        </w:numPr>
        <w:spacing w:after="0" w:before="0" w:lineRule="auto"/>
        <w:ind w:left="720" w:hanging="360"/>
        <w:jc w:val="left"/>
        <w:rPr/>
      </w:pPr>
      <w:r w:rsidDel="00000000" w:rsidR="00000000" w:rsidRPr="00000000">
        <w:rPr>
          <w:rtl w:val="0"/>
        </w:rPr>
        <w:t xml:space="preserve">status - Payment status (pending, confirmed, completed)</w:t>
      </w:r>
    </w:p>
    <w:p w:rsidR="00000000" w:rsidDel="00000000" w:rsidP="00000000" w:rsidRDefault="00000000" w:rsidRPr="00000000" w14:paraId="00000203">
      <w:pPr>
        <w:widowControl w:val="0"/>
        <w:numPr>
          <w:ilvl w:val="0"/>
          <w:numId w:val="34"/>
        </w:numPr>
        <w:spacing w:before="0" w:lineRule="auto"/>
        <w:ind w:left="720" w:hanging="360"/>
        <w:jc w:val="left"/>
        <w:rPr/>
      </w:pPr>
      <w:r w:rsidDel="00000000" w:rsidR="00000000" w:rsidRPr="00000000">
        <w:rPr>
          <w:rtl w:val="0"/>
        </w:rPr>
        <w:t xml:space="preserve">transaction_id - Transaction reference</w:t>
      </w:r>
    </w:p>
    <w:p w:rsidR="00000000" w:rsidDel="00000000" w:rsidP="00000000" w:rsidRDefault="00000000" w:rsidRPr="00000000" w14:paraId="00000204">
      <w:pPr>
        <w:widowControl w:val="0"/>
        <w:spacing w:before="240" w:lineRule="auto"/>
        <w:jc w:val="left"/>
        <w:rPr>
          <w:b w:val="1"/>
          <w:bCs w:val="1"/>
        </w:rPr>
      </w:pPr>
      <w:r w:rsidDel="00000000" w:rsidR="00000000" w:rsidRPr="00000000">
        <w:rPr>
          <w:b w:val="1"/>
          <w:bCs w:val="1"/>
          <w:rtl w:val="0"/>
        </w:rPr>
        <w:t xml:space="preserve">13. Telegram Configs Table (NEW)</w:t>
      </w:r>
    </w:p>
    <w:p w:rsidR="00000000" w:rsidDel="00000000" w:rsidP="00000000" w:rsidRDefault="00000000" w:rsidRPr="00000000" w14:paraId="00000205">
      <w:pPr>
        <w:widowControl w:val="0"/>
        <w:numPr>
          <w:ilvl w:val="0"/>
          <w:numId w:val="4"/>
        </w:numPr>
        <w:spacing w:after="0" w:before="240" w:lineRule="auto"/>
        <w:ind w:left="720" w:hanging="360"/>
        <w:jc w:val="left"/>
        <w:rPr/>
      </w:pPr>
      <w:r w:rsidDel="00000000" w:rsidR="00000000" w:rsidRPr="00000000">
        <w:rPr>
          <w:rtl w:val="0"/>
        </w:rPr>
        <w:t xml:space="preserve">config_id - Unique ID</w:t>
      </w:r>
    </w:p>
    <w:p w:rsidR="00000000" w:rsidDel="00000000" w:rsidP="00000000" w:rsidRDefault="00000000" w:rsidRPr="00000000" w14:paraId="00000206">
      <w:pPr>
        <w:widowControl w:val="0"/>
        <w:numPr>
          <w:ilvl w:val="0"/>
          <w:numId w:val="4"/>
        </w:numPr>
        <w:spacing w:after="0" w:before="0" w:lineRule="auto"/>
        <w:ind w:left="720" w:hanging="360"/>
        <w:jc w:val="left"/>
        <w:rPr/>
      </w:pPr>
      <w:r w:rsidDel="00000000" w:rsidR="00000000" w:rsidRPr="00000000">
        <w:rPr>
          <w:rtl w:val="0"/>
        </w:rPr>
        <w:t xml:space="preserve">shop_id - Shop this config belongs to</w:t>
      </w:r>
    </w:p>
    <w:p w:rsidR="00000000" w:rsidDel="00000000" w:rsidP="00000000" w:rsidRDefault="00000000" w:rsidRPr="00000000" w14:paraId="00000207">
      <w:pPr>
        <w:widowControl w:val="0"/>
        <w:numPr>
          <w:ilvl w:val="0"/>
          <w:numId w:val="4"/>
        </w:numPr>
        <w:spacing w:after="0" w:before="0" w:lineRule="auto"/>
        <w:ind w:left="720" w:hanging="360"/>
        <w:jc w:val="left"/>
        <w:rPr/>
      </w:pPr>
      <w:r w:rsidDel="00000000" w:rsidR="00000000" w:rsidRPr="00000000">
        <w:rPr>
          <w:rtl w:val="0"/>
        </w:rPr>
        <w:t xml:space="preserve">bot_token - Bot API token</w:t>
      </w:r>
    </w:p>
    <w:p w:rsidR="00000000" w:rsidDel="00000000" w:rsidP="00000000" w:rsidRDefault="00000000" w:rsidRPr="00000000" w14:paraId="00000208">
      <w:pPr>
        <w:widowControl w:val="0"/>
        <w:numPr>
          <w:ilvl w:val="0"/>
          <w:numId w:val="4"/>
        </w:numPr>
        <w:spacing w:after="0" w:before="0" w:lineRule="auto"/>
        <w:ind w:left="720" w:hanging="360"/>
        <w:jc w:val="left"/>
        <w:rPr/>
      </w:pPr>
      <w:r w:rsidDel="00000000" w:rsidR="00000000" w:rsidRPr="00000000">
        <w:rPr>
          <w:rtl w:val="0"/>
        </w:rPr>
        <w:t xml:space="preserve">admin_telegram_id - Admin's Telegram ID</w:t>
      </w:r>
    </w:p>
    <w:p w:rsidR="00000000" w:rsidDel="00000000" w:rsidP="00000000" w:rsidRDefault="00000000" w:rsidRPr="00000000" w14:paraId="00000209">
      <w:pPr>
        <w:widowControl w:val="0"/>
        <w:numPr>
          <w:ilvl w:val="0"/>
          <w:numId w:val="4"/>
        </w:numPr>
        <w:spacing w:before="0" w:lineRule="auto"/>
        <w:ind w:left="720" w:hanging="360"/>
        <w:jc w:val="left"/>
        <w:rPr/>
      </w:pPr>
      <w:r w:rsidDel="00000000" w:rsidR="00000000" w:rsidRPr="00000000">
        <w:rPr>
          <w:rtl w:val="0"/>
        </w:rPr>
        <w:t xml:space="preserve">is_active - Is bot active</w:t>
      </w:r>
    </w:p>
    <w:p w:rsidR="00000000" w:rsidDel="00000000" w:rsidP="00000000" w:rsidRDefault="00000000" w:rsidRPr="00000000" w14:paraId="0000020A">
      <w:pPr>
        <w:widowControl w:val="0"/>
        <w:spacing w:before="240" w:lineRule="auto"/>
        <w:jc w:val="left"/>
        <w:rPr>
          <w:b w:val="1"/>
          <w:bCs w:val="1"/>
        </w:rPr>
      </w:pPr>
      <w:r w:rsidDel="00000000" w:rsidR="00000000" w:rsidRPr="00000000">
        <w:rPr>
          <w:b w:val="1"/>
          <w:bCs w:val="1"/>
          <w:rtl w:val="0"/>
        </w:rPr>
        <w:t xml:space="preserve">14. Support Tickets Table</w:t>
      </w:r>
    </w:p>
    <w:p w:rsidR="00000000" w:rsidDel="00000000" w:rsidP="00000000" w:rsidRDefault="00000000" w:rsidRPr="00000000" w14:paraId="0000020B">
      <w:pPr>
        <w:widowControl w:val="0"/>
        <w:numPr>
          <w:ilvl w:val="0"/>
          <w:numId w:val="18"/>
        </w:numPr>
        <w:spacing w:after="0" w:before="240" w:lineRule="auto"/>
        <w:ind w:left="720" w:hanging="360"/>
        <w:jc w:val="left"/>
        <w:rPr/>
      </w:pPr>
      <w:r w:rsidDel="00000000" w:rsidR="00000000" w:rsidRPr="00000000">
        <w:rPr>
          <w:rtl w:val="0"/>
        </w:rPr>
        <w:t xml:space="preserve">ticket_id - Unique ID</w:t>
      </w:r>
    </w:p>
    <w:p w:rsidR="00000000" w:rsidDel="00000000" w:rsidP="00000000" w:rsidRDefault="00000000" w:rsidRPr="00000000" w14:paraId="0000020C">
      <w:pPr>
        <w:widowControl w:val="0"/>
        <w:numPr>
          <w:ilvl w:val="0"/>
          <w:numId w:val="18"/>
        </w:numPr>
        <w:spacing w:after="0" w:before="0" w:lineRule="auto"/>
        <w:ind w:left="720" w:hanging="360"/>
        <w:jc w:val="left"/>
        <w:rPr/>
      </w:pPr>
      <w:r w:rsidDel="00000000" w:rsidR="00000000" w:rsidRPr="00000000">
        <w:rPr>
          <w:rtl w:val="0"/>
        </w:rPr>
        <w:t xml:space="preserve">user_id - Which customer</w:t>
      </w:r>
    </w:p>
    <w:p w:rsidR="00000000" w:rsidDel="00000000" w:rsidP="00000000" w:rsidRDefault="00000000" w:rsidRPr="00000000" w14:paraId="0000020D">
      <w:pPr>
        <w:widowControl w:val="0"/>
        <w:numPr>
          <w:ilvl w:val="0"/>
          <w:numId w:val="18"/>
        </w:numPr>
        <w:spacing w:after="0" w:before="0" w:lineRule="auto"/>
        <w:ind w:left="720" w:hanging="360"/>
        <w:jc w:val="left"/>
        <w:rPr/>
      </w:pPr>
      <w:r w:rsidDel="00000000" w:rsidR="00000000" w:rsidRPr="00000000">
        <w:rPr>
          <w:rtl w:val="0"/>
        </w:rPr>
        <w:t xml:space="preserve">merchant_id - Which merchant</w:t>
      </w:r>
    </w:p>
    <w:p w:rsidR="00000000" w:rsidDel="00000000" w:rsidP="00000000" w:rsidRDefault="00000000" w:rsidRPr="00000000" w14:paraId="0000020E">
      <w:pPr>
        <w:widowControl w:val="0"/>
        <w:numPr>
          <w:ilvl w:val="0"/>
          <w:numId w:val="18"/>
        </w:numPr>
        <w:spacing w:after="0" w:before="0" w:lineRule="auto"/>
        <w:ind w:left="720" w:hanging="360"/>
        <w:jc w:val="left"/>
        <w:rPr/>
      </w:pPr>
      <w:r w:rsidDel="00000000" w:rsidR="00000000" w:rsidRPr="00000000">
        <w:rPr>
          <w:rtl w:val="0"/>
        </w:rPr>
        <w:t xml:space="preserve">subject - What the issue is about</w:t>
      </w:r>
    </w:p>
    <w:p w:rsidR="00000000" w:rsidDel="00000000" w:rsidP="00000000" w:rsidRDefault="00000000" w:rsidRPr="00000000" w14:paraId="0000020F">
      <w:pPr>
        <w:widowControl w:val="0"/>
        <w:numPr>
          <w:ilvl w:val="0"/>
          <w:numId w:val="18"/>
        </w:numPr>
        <w:spacing w:after="0" w:before="0" w:lineRule="auto"/>
        <w:ind w:left="720" w:hanging="360"/>
        <w:jc w:val="left"/>
        <w:rPr/>
      </w:pPr>
      <w:r w:rsidDel="00000000" w:rsidR="00000000" w:rsidRPr="00000000">
        <w:rPr>
          <w:rtl w:val="0"/>
        </w:rPr>
        <w:t xml:space="preserve">message - Description of problem</w:t>
      </w:r>
    </w:p>
    <w:p w:rsidR="00000000" w:rsidDel="00000000" w:rsidP="00000000" w:rsidRDefault="00000000" w:rsidRPr="00000000" w14:paraId="00000210">
      <w:pPr>
        <w:widowControl w:val="0"/>
        <w:numPr>
          <w:ilvl w:val="0"/>
          <w:numId w:val="18"/>
        </w:numPr>
        <w:spacing w:after="0" w:before="0" w:lineRule="auto"/>
        <w:ind w:left="720" w:hanging="360"/>
        <w:jc w:val="left"/>
        <w:rPr/>
      </w:pPr>
      <w:r w:rsidDel="00000000" w:rsidR="00000000" w:rsidRPr="00000000">
        <w:rPr>
          <w:rtl w:val="0"/>
        </w:rPr>
        <w:t xml:space="preserve">status - Open or closed</w:t>
      </w:r>
    </w:p>
    <w:p w:rsidR="00000000" w:rsidDel="00000000" w:rsidP="00000000" w:rsidRDefault="00000000" w:rsidRPr="00000000" w14:paraId="00000211">
      <w:pPr>
        <w:widowControl w:val="0"/>
        <w:numPr>
          <w:ilvl w:val="0"/>
          <w:numId w:val="18"/>
        </w:numPr>
        <w:spacing w:before="0" w:lineRule="auto"/>
        <w:ind w:left="720" w:hanging="360"/>
        <w:jc w:val="left"/>
        <w:rPr/>
      </w:pPr>
      <w:r w:rsidDel="00000000" w:rsidR="00000000" w:rsidRPr="00000000">
        <w:rPr>
          <w:rtl w:val="0"/>
        </w:rPr>
        <w:t xml:space="preserve">created_date - When created</w:t>
      </w:r>
    </w:p>
    <w:p w:rsidR="00000000" w:rsidDel="00000000" w:rsidP="00000000" w:rsidRDefault="00000000" w:rsidRPr="00000000" w14:paraId="00000212">
      <w:pPr>
        <w:widowControl w:val="0"/>
        <w:spacing w:before="240" w:lineRule="auto"/>
        <w:jc w:val="left"/>
        <w:rPr>
          <w:b w:val="1"/>
          <w:bCs w:val="1"/>
        </w:rPr>
      </w:pPr>
      <w:r w:rsidDel="00000000" w:rsidR="00000000" w:rsidRPr="00000000">
        <w:rPr>
          <w:b w:val="1"/>
          <w:bCs w:val="1"/>
          <w:rtl w:val="0"/>
        </w:rPr>
        <w:t xml:space="preserve">Relationships:(write with image)</w:t>
      </w:r>
    </w:p>
    <w:p w:rsidR="00000000" w:rsidDel="00000000" w:rsidP="00000000" w:rsidRDefault="00000000" w:rsidRPr="00000000" w14:paraId="00000213">
      <w:pPr>
        <w:widowControl w:val="0"/>
        <w:numPr>
          <w:ilvl w:val="0"/>
          <w:numId w:val="19"/>
        </w:numPr>
        <w:spacing w:after="0" w:before="240" w:lineRule="auto"/>
        <w:ind w:left="720" w:hanging="360"/>
        <w:jc w:val="left"/>
        <w:rPr/>
      </w:pPr>
      <w:r w:rsidDel="00000000" w:rsidR="00000000" w:rsidRPr="00000000">
        <w:rPr>
          <w:rtl w:val="0"/>
        </w:rPr>
        <w:t xml:space="preserve">One user can have one profile</w:t>
      </w:r>
    </w:p>
    <w:p w:rsidR="00000000" w:rsidDel="00000000" w:rsidP="00000000" w:rsidRDefault="00000000" w:rsidRPr="00000000" w14:paraId="00000214">
      <w:pPr>
        <w:widowControl w:val="0"/>
        <w:numPr>
          <w:ilvl w:val="0"/>
          <w:numId w:val="19"/>
        </w:numPr>
        <w:spacing w:after="0" w:before="0" w:lineRule="auto"/>
        <w:ind w:left="720" w:hanging="360"/>
        <w:jc w:val="left"/>
        <w:rPr/>
      </w:pPr>
      <w:r w:rsidDel="00000000" w:rsidR="00000000" w:rsidRPr="00000000">
        <w:rPr>
          <w:rtl w:val="0"/>
        </w:rPr>
        <w:t xml:space="preserve">One merchant can have many products</w:t>
      </w:r>
    </w:p>
    <w:p w:rsidR="00000000" w:rsidDel="00000000" w:rsidP="00000000" w:rsidRDefault="00000000" w:rsidRPr="00000000" w14:paraId="00000215">
      <w:pPr>
        <w:widowControl w:val="0"/>
        <w:numPr>
          <w:ilvl w:val="0"/>
          <w:numId w:val="19"/>
        </w:numPr>
        <w:spacing w:after="0" w:before="0" w:lineRule="auto"/>
        <w:ind w:left="720" w:hanging="360"/>
        <w:jc w:val="left"/>
        <w:rPr/>
      </w:pPr>
      <w:r w:rsidDel="00000000" w:rsidR="00000000" w:rsidRPr="00000000">
        <w:rPr>
          <w:rtl w:val="0"/>
        </w:rPr>
        <w:t xml:space="preserve">One merchant can receive many orders</w:t>
      </w:r>
    </w:p>
    <w:p w:rsidR="00000000" w:rsidDel="00000000" w:rsidP="00000000" w:rsidRDefault="00000000" w:rsidRPr="00000000" w14:paraId="00000216">
      <w:pPr>
        <w:widowControl w:val="0"/>
        <w:numPr>
          <w:ilvl w:val="0"/>
          <w:numId w:val="19"/>
        </w:numPr>
        <w:spacing w:after="0" w:before="0" w:lineRule="auto"/>
        <w:ind w:left="720" w:hanging="360"/>
        <w:jc w:val="left"/>
        <w:rPr/>
      </w:pPr>
      <w:r w:rsidDel="00000000" w:rsidR="00000000" w:rsidRPr="00000000">
        <w:rPr>
          <w:rtl w:val="0"/>
        </w:rPr>
        <w:t xml:space="preserve">One customer can place many orders</w:t>
      </w:r>
    </w:p>
    <w:p w:rsidR="00000000" w:rsidDel="00000000" w:rsidP="00000000" w:rsidRDefault="00000000" w:rsidRPr="00000000" w14:paraId="00000217">
      <w:pPr>
        <w:widowControl w:val="0"/>
        <w:numPr>
          <w:ilvl w:val="0"/>
          <w:numId w:val="19"/>
        </w:numPr>
        <w:spacing w:after="0" w:before="0" w:lineRule="auto"/>
        <w:ind w:left="720" w:hanging="360"/>
        <w:jc w:val="left"/>
        <w:rPr/>
      </w:pPr>
      <w:r w:rsidDel="00000000" w:rsidR="00000000" w:rsidRPr="00000000">
        <w:rPr>
          <w:rtl w:val="0"/>
        </w:rPr>
        <w:t xml:space="preserve">One order can contain many items</w:t>
      </w:r>
    </w:p>
    <w:p w:rsidR="00000000" w:rsidDel="00000000" w:rsidP="00000000" w:rsidRDefault="00000000" w:rsidRPr="00000000" w14:paraId="00000218">
      <w:pPr>
        <w:widowControl w:val="0"/>
        <w:numPr>
          <w:ilvl w:val="0"/>
          <w:numId w:val="19"/>
        </w:numPr>
        <w:spacing w:after="0" w:before="0" w:lineRule="auto"/>
        <w:ind w:left="720" w:hanging="360"/>
        <w:jc w:val="left"/>
        <w:rPr/>
      </w:pPr>
      <w:r w:rsidDel="00000000" w:rsidR="00000000" w:rsidRPr="00000000">
        <w:rPr>
          <w:rtl w:val="0"/>
        </w:rPr>
        <w:t xml:space="preserve">One product can have many reviews</w:t>
      </w:r>
    </w:p>
    <w:p w:rsidR="00000000" w:rsidDel="00000000" w:rsidP="00000000" w:rsidRDefault="00000000" w:rsidRPr="00000000" w14:paraId="00000219">
      <w:pPr>
        <w:widowControl w:val="0"/>
        <w:numPr>
          <w:ilvl w:val="0"/>
          <w:numId w:val="19"/>
        </w:numPr>
        <w:spacing w:before="0" w:lineRule="auto"/>
        <w:ind w:left="720" w:hanging="360"/>
        <w:jc w:val="left"/>
        <w:rPr/>
      </w:pPr>
      <w:r w:rsidDel="00000000" w:rsidR="00000000" w:rsidRPr="00000000">
        <w:rPr>
          <w:rtl w:val="0"/>
        </w:rPr>
        <w:t xml:space="preserve">One shop can have many payment records</w:t>
      </w:r>
    </w:p>
    <w:p w:rsidR="00000000" w:rsidDel="00000000" w:rsidP="00000000" w:rsidRDefault="00000000" w:rsidRPr="00000000" w14:paraId="0000021A">
      <w:pPr>
        <w:widowControl w:val="0"/>
        <w:spacing w:after="400" w:lineRule="auto"/>
        <w:jc w:val="left"/>
        <w:rPr/>
      </w:pPr>
      <w:r w:rsidDel="00000000" w:rsidR="00000000" w:rsidRPr="00000000">
        <w:rPr>
          <w:rtl w:val="0"/>
        </w:rPr>
        <w:t xml:space="preserve">Link to database design and use case : </w:t>
      </w:r>
      <w:hyperlink r:id="rId24">
        <w:r w:rsidDel="00000000" w:rsidR="00000000" w:rsidRPr="00000000">
          <w:rPr>
            <w:u w:val="single"/>
            <w:rtl w:val="0"/>
          </w:rPr>
          <w:t xml:space="preserve">https://drive.google.com/file/d/1sy1INWjb-6opCoHsTwd5Bv2ILkV7w-RV/view?usp=sharing</w:t>
        </w:r>
      </w:hyperlink>
      <w:r w:rsidDel="00000000" w:rsidR="00000000" w:rsidRPr="00000000">
        <w:rPr>
          <w:rtl w:val="0"/>
        </w:rPr>
      </w:r>
    </w:p>
    <w:p w:rsidR="00000000" w:rsidDel="00000000" w:rsidP="00000000" w:rsidRDefault="00000000" w:rsidRPr="00000000" w14:paraId="0000021B">
      <w:pPr>
        <w:pStyle w:val="Heading2"/>
        <w:tabs>
          <w:tab w:val="left" w:leader="none" w:pos="540"/>
          <w:tab w:val="left" w:leader="none" w:pos="540"/>
          <w:tab w:val="left" w:leader="none" w:pos="540"/>
          <w:tab w:val="left" w:leader="none" w:pos="540"/>
          <w:tab w:val="left" w:leader="none" w:pos="540"/>
          <w:tab w:val="left" w:leader="none" w:pos="540"/>
        </w:tabs>
        <w:spacing w:after="240" w:before="0" w:line="360" w:lineRule="auto"/>
        <w:ind w:left="0" w:firstLine="0"/>
        <w:rPr/>
      </w:pPr>
      <w:bookmarkStart w:colFirst="0" w:colLast="0" w:name="_heading=h.3whwml4" w:id="26"/>
      <w:bookmarkEnd w:id="26"/>
      <w:r w:rsidDel="00000000" w:rsidR="00000000" w:rsidRPr="00000000">
        <w:rPr>
          <w:rtl w:val="0"/>
        </w:rPr>
        <w:t xml:space="preserve">4.3</w:t>
        <w:tab/>
        <w:tab/>
        <w:t xml:space="preserve">UI/UX design (User Journey)  </w:t>
      </w:r>
    </w:p>
    <w:p w:rsidR="00000000" w:rsidDel="00000000" w:rsidP="00000000" w:rsidRDefault="00000000" w:rsidRPr="00000000" w14:paraId="0000021C">
      <w:pPr>
        <w:tabs>
          <w:tab w:val="left" w:leader="none" w:pos="540"/>
          <w:tab w:val="left" w:leader="none" w:pos="540"/>
          <w:tab w:val="left" w:leader="none" w:pos="540"/>
          <w:tab w:val="left" w:leader="none" w:pos="540"/>
          <w:tab w:val="left" w:leader="none" w:pos="540"/>
        </w:tabs>
        <w:rPr/>
      </w:pPr>
      <w:r w:rsidDel="00000000" w:rsidR="00000000" w:rsidRPr="00000000">
        <w:rPr/>
        <w:drawing>
          <wp:inline distB="114300" distT="114300" distL="114300" distR="114300">
            <wp:extent cx="1490400" cy="3240000"/>
            <wp:effectExtent b="0" l="0" r="0" t="0"/>
            <wp:docPr id="8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490400" cy="3240000"/>
                    </a:xfrm>
                    <a:prstGeom prst="rect"/>
                    <a:ln/>
                  </pic:spPr>
                </pic:pic>
              </a:graphicData>
            </a:graphic>
          </wp:inline>
        </w:drawing>
      </w:r>
      <w:r w:rsidDel="00000000" w:rsidR="00000000" w:rsidRPr="00000000">
        <w:rPr/>
        <w:drawing>
          <wp:inline distB="114300" distT="114300" distL="114300" distR="114300">
            <wp:extent cx="1504178" cy="3240000"/>
            <wp:effectExtent b="0" l="0" r="0" t="0"/>
            <wp:docPr id="8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504178" cy="3240000"/>
                    </a:xfrm>
                    <a:prstGeom prst="rect"/>
                    <a:ln/>
                  </pic:spPr>
                </pic:pic>
              </a:graphicData>
            </a:graphic>
          </wp:inline>
        </w:drawing>
      </w:r>
      <w:r w:rsidDel="00000000" w:rsidR="00000000" w:rsidRPr="00000000">
        <w:rPr/>
        <w:drawing>
          <wp:inline distB="114300" distT="114300" distL="114300" distR="114300">
            <wp:extent cx="1526014" cy="3283241"/>
            <wp:effectExtent b="0" l="0" r="0" t="0"/>
            <wp:docPr id="8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1526014" cy="3283241"/>
                    </a:xfrm>
                    <a:prstGeom prst="rect"/>
                    <a:ln/>
                  </pic:spPr>
                </pic:pic>
              </a:graphicData>
            </a:graphic>
          </wp:inline>
        </w:drawing>
      </w:r>
      <w:r w:rsidDel="00000000" w:rsidR="00000000" w:rsidRPr="00000000">
        <w:rPr/>
        <w:drawing>
          <wp:inline distB="114300" distT="114300" distL="114300" distR="114300">
            <wp:extent cx="1514475" cy="4097257"/>
            <wp:effectExtent b="0" l="0" r="0" t="0"/>
            <wp:docPr id="8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514475" cy="4097257"/>
                    </a:xfrm>
                    <a:prstGeom prst="rect"/>
                    <a:ln/>
                  </pic:spPr>
                </pic:pic>
              </a:graphicData>
            </a:graphic>
          </wp:inline>
        </w:drawing>
      </w:r>
      <w:r w:rsidDel="00000000" w:rsidR="00000000" w:rsidRPr="00000000">
        <w:rPr/>
        <w:drawing>
          <wp:inline distB="114300" distT="114300" distL="114300" distR="114300">
            <wp:extent cx="1414463" cy="3973108"/>
            <wp:effectExtent b="0" l="0" r="0" t="0"/>
            <wp:docPr id="8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414463" cy="3973108"/>
                    </a:xfrm>
                    <a:prstGeom prst="rect"/>
                    <a:ln/>
                  </pic:spPr>
                </pic:pic>
              </a:graphicData>
            </a:graphic>
          </wp:inline>
        </w:drawing>
      </w:r>
      <w:r w:rsidDel="00000000" w:rsidR="00000000" w:rsidRPr="00000000">
        <w:rPr/>
        <w:drawing>
          <wp:inline distB="114300" distT="114300" distL="114300" distR="114300">
            <wp:extent cx="1512000" cy="4161780"/>
            <wp:effectExtent b="0" l="0" r="0" t="0"/>
            <wp:docPr id="8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1512000" cy="4161780"/>
                    </a:xfrm>
                    <a:prstGeom prst="rect"/>
                    <a:ln/>
                  </pic:spPr>
                </pic:pic>
              </a:graphicData>
            </a:graphic>
          </wp:inline>
        </w:drawing>
      </w:r>
      <w:r w:rsidDel="00000000" w:rsidR="00000000" w:rsidRPr="00000000">
        <w:rPr>
          <w:i w:val="1"/>
          <w:iCs w:val="1"/>
          <w:rtl w:val="0"/>
        </w:rPr>
        <w:t xml:space="preserve">              Figure 13: UX/UI Design -User</w:t>
      </w:r>
      <w:r w:rsidDel="00000000" w:rsidR="00000000" w:rsidRPr="00000000">
        <w:rPr>
          <w:rtl w:val="0"/>
        </w:rPr>
      </w:r>
    </w:p>
    <w:p w:rsidR="00000000" w:rsidDel="00000000" w:rsidP="00000000" w:rsidRDefault="00000000" w:rsidRPr="00000000" w14:paraId="0000021D">
      <w:pPr>
        <w:tabs>
          <w:tab w:val="left" w:leader="none" w:pos="540"/>
          <w:tab w:val="left" w:leader="none" w:pos="540"/>
          <w:tab w:val="left" w:leader="none" w:pos="540"/>
          <w:tab w:val="left" w:leader="none" w:pos="540"/>
          <w:tab w:val="left" w:leader="none" w:pos="540"/>
        </w:tabs>
        <w:rPr/>
      </w:pPr>
      <w:r w:rsidDel="00000000" w:rsidR="00000000" w:rsidRPr="00000000">
        <w:rPr>
          <w:rtl w:val="0"/>
        </w:rPr>
        <w:t xml:space="preserve">For Admin /Super Admin Dashboard</w:t>
      </w:r>
    </w:p>
    <w:p w:rsidR="00000000" w:rsidDel="00000000" w:rsidP="00000000" w:rsidRDefault="00000000" w:rsidRPr="00000000" w14:paraId="0000021E">
      <w:pPr>
        <w:tabs>
          <w:tab w:val="left" w:leader="none" w:pos="540"/>
          <w:tab w:val="left" w:leader="none" w:pos="540"/>
          <w:tab w:val="left" w:leader="none" w:pos="540"/>
          <w:tab w:val="left" w:leader="none" w:pos="540"/>
          <w:tab w:val="left" w:leader="none" w:pos="540"/>
        </w:tabs>
        <w:rPr/>
      </w:pPr>
      <w:r w:rsidDel="00000000" w:rsidR="00000000" w:rsidRPr="00000000">
        <w:rPr/>
        <w:drawing>
          <wp:inline distB="114300" distT="114300" distL="114300" distR="114300">
            <wp:extent cx="5486400" cy="3530600"/>
            <wp:effectExtent b="0" l="0" r="0" t="0"/>
            <wp:docPr id="6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tabs>
          <w:tab w:val="left" w:leader="none" w:pos="540"/>
          <w:tab w:val="left" w:leader="none" w:pos="540"/>
          <w:tab w:val="left" w:leader="none" w:pos="540"/>
          <w:tab w:val="left" w:leader="none" w:pos="540"/>
          <w:tab w:val="left" w:leader="none" w:pos="540"/>
        </w:tabs>
        <w:spacing w:before="240" w:lineRule="auto"/>
        <w:jc w:val="left"/>
        <w:rPr/>
      </w:pPr>
      <w:r w:rsidDel="00000000" w:rsidR="00000000" w:rsidRPr="00000000">
        <w:rPr>
          <w:i w:val="1"/>
          <w:iCs w:val="1"/>
          <w:rtl w:val="0"/>
        </w:rPr>
        <w:t xml:space="preserve">Figure 14:  UX/UI Design-Admin</w:t>
      </w:r>
      <w:r w:rsidDel="00000000" w:rsidR="00000000" w:rsidRPr="00000000">
        <w:rPr>
          <w:rtl w:val="0"/>
        </w:rPr>
      </w:r>
    </w:p>
    <w:p w:rsidR="00000000" w:rsidDel="00000000" w:rsidP="00000000" w:rsidRDefault="00000000" w:rsidRPr="00000000" w14:paraId="00000220">
      <w:pPr>
        <w:tabs>
          <w:tab w:val="left" w:leader="none" w:pos="540"/>
          <w:tab w:val="left" w:leader="none" w:pos="540"/>
          <w:tab w:val="left" w:leader="none" w:pos="540"/>
          <w:tab w:val="left" w:leader="none" w:pos="540"/>
          <w:tab w:val="left" w:leader="none" w:pos="540"/>
        </w:tabs>
        <w:rPr/>
      </w:pPr>
      <w:r w:rsidDel="00000000" w:rsidR="00000000" w:rsidRPr="00000000">
        <w:rPr>
          <w:rtl w:val="0"/>
        </w:rPr>
        <w:t xml:space="preserve">Link</w:t>
      </w:r>
    </w:p>
    <w:p w:rsidR="00000000" w:rsidDel="00000000" w:rsidP="00000000" w:rsidRDefault="00000000" w:rsidRPr="00000000" w14:paraId="00000221">
      <w:pPr>
        <w:tabs>
          <w:tab w:val="left" w:leader="none" w:pos="540"/>
          <w:tab w:val="left" w:leader="none" w:pos="540"/>
          <w:tab w:val="left" w:leader="none" w:pos="540"/>
          <w:tab w:val="left" w:leader="none" w:pos="540"/>
          <w:tab w:val="left" w:leader="none" w:pos="540"/>
        </w:tabs>
        <w:rPr/>
      </w:pPr>
      <w:hyperlink r:id="rId32">
        <w:r w:rsidDel="00000000" w:rsidR="00000000" w:rsidRPr="00000000">
          <w:rPr>
            <w:u w:val="single"/>
            <w:rtl w:val="0"/>
          </w:rPr>
          <w:t xml:space="preserve">https://www.figma.com/design/u1g1i1U730RR0oKXfrKRx9/EcomerceBot?node-id=11703-13794&amp;t=jTh9ePew0mJLrhwH-1</w:t>
        </w:r>
      </w:hyperlink>
      <w:r w:rsidDel="00000000" w:rsidR="00000000" w:rsidRPr="00000000">
        <w:rPr>
          <w:rtl w:val="0"/>
        </w:rPr>
      </w:r>
    </w:p>
    <w:p w:rsidR="00000000" w:rsidDel="00000000" w:rsidP="00000000" w:rsidRDefault="00000000" w:rsidRPr="00000000" w14:paraId="00000222">
      <w:pPr>
        <w:tabs>
          <w:tab w:val="left" w:leader="none" w:pos="540"/>
          <w:tab w:val="left" w:leader="none" w:pos="540"/>
          <w:tab w:val="left" w:leader="none" w:pos="540"/>
          <w:tab w:val="left" w:leader="none" w:pos="540"/>
          <w:tab w:val="left" w:leader="none" w:pos="540"/>
        </w:tabs>
        <w:rPr/>
      </w:pPr>
      <w:r w:rsidDel="00000000" w:rsidR="00000000" w:rsidRPr="00000000">
        <w:rPr>
          <w:rtl w:val="0"/>
        </w:rPr>
      </w:r>
    </w:p>
    <w:p w:rsidR="00000000" w:rsidDel="00000000" w:rsidP="00000000" w:rsidRDefault="00000000" w:rsidRPr="00000000" w14:paraId="00000223">
      <w:pPr>
        <w:tabs>
          <w:tab w:val="left" w:leader="none" w:pos="540"/>
          <w:tab w:val="left" w:leader="none" w:pos="540"/>
          <w:tab w:val="left" w:leader="none" w:pos="540"/>
          <w:tab w:val="left" w:leader="none" w:pos="540"/>
          <w:tab w:val="left" w:leader="none" w:pos="540"/>
        </w:tabs>
        <w:rPr/>
      </w:pPr>
      <w:r w:rsidDel="00000000" w:rsidR="00000000" w:rsidRPr="00000000">
        <w:rPr>
          <w:rtl w:val="0"/>
        </w:rPr>
      </w:r>
    </w:p>
    <w:p w:rsidR="00000000" w:rsidDel="00000000" w:rsidP="00000000" w:rsidRDefault="00000000" w:rsidRPr="00000000" w14:paraId="00000224">
      <w:pPr>
        <w:widowControl w:val="0"/>
        <w:spacing w:before="240" w:lineRule="auto"/>
        <w:jc w:val="left"/>
        <w:rPr/>
      </w:pPr>
      <w:r w:rsidDel="00000000" w:rsidR="00000000" w:rsidRPr="00000000">
        <w:rPr/>
        <w:drawing>
          <wp:inline distB="114300" distT="114300" distL="114300" distR="114300">
            <wp:extent cx="4948238" cy="7798956"/>
            <wp:effectExtent b="0" l="0" r="0" t="0"/>
            <wp:docPr id="6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948238" cy="7798956"/>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tabs>
          <w:tab w:val="left" w:leader="none" w:pos="540"/>
          <w:tab w:val="left" w:leader="none" w:pos="540"/>
          <w:tab w:val="left" w:leader="none" w:pos="540"/>
          <w:tab w:val="left" w:leader="none" w:pos="540"/>
          <w:tab w:val="left" w:leader="none" w:pos="540"/>
        </w:tabs>
        <w:spacing w:before="240" w:lineRule="auto"/>
        <w:jc w:val="left"/>
        <w:rPr/>
      </w:pPr>
      <w:r w:rsidDel="00000000" w:rsidR="00000000" w:rsidRPr="00000000">
        <w:rPr>
          <w:i w:val="1"/>
          <w:iCs w:val="1"/>
          <w:rtl w:val="0"/>
        </w:rPr>
        <w:t xml:space="preserve">Figure 15:  UX/UI Design -Customer-Journey  </w:t>
      </w:r>
      <w:hyperlink r:id="rId34">
        <w:r w:rsidDel="00000000" w:rsidR="00000000" w:rsidRPr="00000000">
          <w:rPr>
            <w:color w:val="0000ee"/>
            <w:u w:val="single"/>
            <w:rtl w:val="0"/>
          </w:rPr>
          <w:t xml:space="preserve">1-customer-journey.drawio</w:t>
        </w:r>
      </w:hyperlink>
      <w:r w:rsidDel="00000000" w:rsidR="00000000" w:rsidRPr="00000000">
        <w:rPr>
          <w:rtl w:val="0"/>
        </w:rPr>
      </w:r>
    </w:p>
    <w:p w:rsidR="00000000" w:rsidDel="00000000" w:rsidP="00000000" w:rsidRDefault="00000000" w:rsidRPr="00000000" w14:paraId="00000226">
      <w:pPr>
        <w:pStyle w:val="Heading1"/>
        <w:tabs>
          <w:tab w:val="left" w:leader="none" w:pos="540"/>
          <w:tab w:val="left" w:leader="none" w:pos="540"/>
          <w:tab w:val="left" w:leader="none" w:pos="540"/>
          <w:tab w:val="left" w:leader="none" w:pos="540"/>
          <w:tab w:val="left" w:leader="none" w:pos="540"/>
        </w:tabs>
        <w:rPr/>
      </w:pPr>
      <w:bookmarkStart w:colFirst="0" w:colLast="0" w:name="_heading=h.bc2qu8nfsih9" w:id="27"/>
      <w:bookmarkEnd w:id="27"/>
      <w:r w:rsidDel="00000000" w:rsidR="00000000" w:rsidRPr="00000000">
        <w:rPr>
          <w:rtl w:val="0"/>
        </w:rPr>
        <w:t xml:space="preserve">5. Implementation</w:t>
      </w:r>
    </w:p>
    <w:p w:rsidR="00000000" w:rsidDel="00000000" w:rsidP="00000000" w:rsidRDefault="00000000" w:rsidRPr="00000000" w14:paraId="00000227">
      <w:pPr>
        <w:pStyle w:val="Heading1"/>
        <w:tabs>
          <w:tab w:val="left" w:leader="none" w:pos="540"/>
          <w:tab w:val="left" w:leader="none" w:pos="540"/>
          <w:tab w:val="left" w:leader="none" w:pos="540"/>
          <w:tab w:val="left" w:leader="none" w:pos="540"/>
          <w:tab w:val="left" w:leader="none" w:pos="540"/>
        </w:tabs>
        <w:rPr/>
      </w:pPr>
      <w:bookmarkStart w:colFirst="0" w:colLast="0" w:name="_heading=h.ouytcr7fautk" w:id="28"/>
      <w:bookmarkEnd w:id="28"/>
      <w:r w:rsidDel="00000000" w:rsidR="00000000" w:rsidRPr="00000000">
        <w:rPr>
          <w:rtl w:val="0"/>
        </w:rPr>
        <w:t xml:space="preserve">5.1 Implementation overview</w:t>
      </w:r>
    </w:p>
    <w:p w:rsidR="00000000" w:rsidDel="00000000" w:rsidP="00000000" w:rsidRDefault="00000000" w:rsidRPr="00000000" w14:paraId="00000228">
      <w:pPr>
        <w:tabs>
          <w:tab w:val="left" w:leader="none" w:pos="540"/>
          <w:tab w:val="left" w:leader="none" w:pos="540"/>
        </w:tabs>
        <w:spacing w:after="220" w:before="220" w:line="342.85714285714283" w:lineRule="auto"/>
        <w:rPr/>
      </w:pPr>
      <w:r w:rsidDel="00000000" w:rsidR="00000000" w:rsidRPr="00000000">
        <w:rPr>
          <w:rtl w:val="0"/>
        </w:rPr>
        <w:t xml:space="preserve">This project implements a multi-component e-commerce system inside Telegram. The implementation is structured around a </w:t>
      </w:r>
      <w:r w:rsidDel="00000000" w:rsidR="00000000" w:rsidRPr="00000000">
        <w:rPr>
          <w:b w:val="1"/>
          <w:bCs w:val="1"/>
          <w:rtl w:val="0"/>
        </w:rPr>
        <w:t xml:space="preserve">single backend service</w:t>
      </w:r>
      <w:r w:rsidDel="00000000" w:rsidR="00000000" w:rsidRPr="00000000">
        <w:rPr>
          <w:rtl w:val="0"/>
        </w:rPr>
        <w:t xml:space="preserve"> that provides APIs for both user interfaces: (1) a Telegram bot for customers and (2) a web dashboard for merchants and administrators. All data is centralized in a MySQL database to ensure consistent product listings, orders, and user information across the entire system.</w:t>
      </w:r>
      <w:hyperlink r:id="rId35">
        <w:r w:rsidDel="00000000" w:rsidR="00000000" w:rsidRPr="00000000">
          <w:rPr>
            <w:rtl w:val="0"/>
          </w:rPr>
          <w:t xml:space="preserve"> [7]</w:t>
        </w:r>
      </w:hyperlink>
      <w:r w:rsidDel="00000000" w:rsidR="00000000" w:rsidRPr="00000000">
        <w:rPr>
          <w:rtl w:val="0"/>
        </w:rPr>
      </w:r>
    </w:p>
    <w:p w:rsidR="00000000" w:rsidDel="00000000" w:rsidP="00000000" w:rsidRDefault="00000000" w:rsidRPr="00000000" w14:paraId="00000229">
      <w:pPr>
        <w:tabs>
          <w:tab w:val="left" w:leader="none" w:pos="540"/>
          <w:tab w:val="left" w:leader="none" w:pos="540"/>
        </w:tabs>
        <w:spacing w:after="220" w:before="220" w:line="342.85714285714283" w:lineRule="auto"/>
        <w:rPr/>
      </w:pPr>
      <w:r w:rsidDel="00000000" w:rsidR="00000000" w:rsidRPr="00000000">
        <w:rPr>
          <w:rtl w:val="0"/>
        </w:rPr>
        <w:t xml:space="preserve">The system uses a </w:t>
      </w:r>
      <w:r w:rsidDel="00000000" w:rsidR="00000000" w:rsidRPr="00000000">
        <w:rPr>
          <w:b w:val="1"/>
          <w:bCs w:val="1"/>
          <w:rtl w:val="0"/>
        </w:rPr>
        <w:t xml:space="preserve">webhook architecture</w:t>
      </w:r>
      <w:r w:rsidDel="00000000" w:rsidR="00000000" w:rsidRPr="00000000">
        <w:rPr>
          <w:rtl w:val="0"/>
        </w:rPr>
        <w:t xml:space="preserve"> for Telegram integration. Instead of polling, Telegram pushes updates to the backend through an HTTPS webhook endpoint, enabling near real-time responses and reducing repeated requests to Telegram servers.</w:t>
      </w:r>
      <w:hyperlink r:id="rId36">
        <w:r w:rsidDel="00000000" w:rsidR="00000000" w:rsidRPr="00000000">
          <w:rPr>
            <w:rtl w:val="0"/>
          </w:rPr>
          <w:t xml:space="preserve"> [8]</w:t>
        </w:r>
      </w:hyperlink>
      <w:r w:rsidDel="00000000" w:rsidR="00000000" w:rsidRPr="00000000">
        <w:rPr>
          <w:rtl w:val="0"/>
        </w:rPr>
        <w:t xml:space="preserve">,</w:t>
      </w:r>
      <w:hyperlink r:id="rId37">
        <w:r w:rsidDel="00000000" w:rsidR="00000000" w:rsidRPr="00000000">
          <w:rPr>
            <w:rtl w:val="0"/>
          </w:rPr>
          <w:t xml:space="preserve"> [9]</w:t>
        </w:r>
      </w:hyperlink>
      <w:r w:rsidDel="00000000" w:rsidR="00000000" w:rsidRPr="00000000">
        <w:rPr>
          <w:rtl w:val="0"/>
        </w:rPr>
      </w:r>
    </w:p>
    <w:p w:rsidR="00000000" w:rsidDel="00000000" w:rsidP="00000000" w:rsidRDefault="00000000" w:rsidRPr="00000000" w14:paraId="0000022A">
      <w:pPr>
        <w:pStyle w:val="Heading2"/>
        <w:keepNext w:val="0"/>
        <w:tabs>
          <w:tab w:val="left" w:leader="none" w:pos="540"/>
          <w:tab w:val="left" w:leader="none" w:pos="540"/>
          <w:tab w:val="left" w:leader="none" w:pos="540"/>
        </w:tabs>
        <w:spacing w:after="80" w:before="280" w:lineRule="auto"/>
        <w:ind w:left="0" w:firstLine="0"/>
        <w:rPr/>
      </w:pPr>
      <w:bookmarkStart w:colFirst="0" w:colLast="0" w:name="_heading=h.r7xgnr3k8td8" w:id="29"/>
      <w:bookmarkEnd w:id="29"/>
      <w:sdt>
        <w:sdtPr>
          <w:id w:val="-749889877"/>
          <w:tag w:val="goog_rdk_24"/>
        </w:sdtPr>
        <w:sdtContent>
          <w:r w:rsidDel="00000000" w:rsidR="00000000" w:rsidRPr="00000000">
            <w:rPr>
              <w:rFonts w:ascii="Cardo" w:cs="Cardo" w:eastAsia="Cardo" w:hAnsi="Cardo"/>
              <w:rtl w:val="0"/>
            </w:rPr>
            <w:t xml:space="preserve">5.2 High-Level System Architecture (Frontend ↔ Backend Integration)</w:t>
          </w:r>
        </w:sdtContent>
      </w:sdt>
    </w:p>
    <w:p w:rsidR="00000000" w:rsidDel="00000000" w:rsidP="00000000" w:rsidRDefault="00000000" w:rsidRPr="00000000" w14:paraId="0000022B">
      <w:pPr>
        <w:tabs>
          <w:tab w:val="left" w:leader="none" w:pos="540"/>
          <w:tab w:val="left" w:leader="none" w:pos="540"/>
        </w:tabs>
        <w:rPr/>
      </w:pPr>
      <w:r w:rsidDel="00000000" w:rsidR="00000000" w:rsidRPr="00000000">
        <w:rPr>
          <w:rtl w:val="0"/>
        </w:rPr>
      </w:r>
    </w:p>
    <w:p w:rsidR="00000000" w:rsidDel="00000000" w:rsidP="00000000" w:rsidRDefault="00000000" w:rsidRPr="00000000" w14:paraId="0000022C">
      <w:pPr>
        <w:tabs>
          <w:tab w:val="left" w:leader="none" w:pos="540"/>
          <w:tab w:val="left" w:leader="none" w:pos="540"/>
        </w:tabs>
        <w:spacing w:line="342.85714285714283" w:lineRule="auto"/>
        <w:rPr>
          <w:i w:val="1"/>
          <w:iCs w:val="1"/>
        </w:rPr>
      </w:pPr>
      <w:r w:rsidDel="00000000" w:rsidR="00000000" w:rsidRPr="00000000">
        <w:rPr>
          <w:i w:val="1"/>
          <w:iCs w:val="1"/>
        </w:rPr>
        <w:drawing>
          <wp:inline distB="114300" distT="114300" distL="114300" distR="114300">
            <wp:extent cx="5486400" cy="3657600"/>
            <wp:effectExtent b="0" l="0" r="0" t="0"/>
            <wp:docPr id="6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widowControl w:val="0"/>
        <w:spacing w:before="240" w:lineRule="auto"/>
        <w:jc w:val="left"/>
        <w:rPr>
          <w:i w:val="1"/>
          <w:iCs w:val="1"/>
        </w:rPr>
      </w:pPr>
      <w:r w:rsidDel="00000000" w:rsidR="00000000" w:rsidRPr="00000000">
        <w:rPr>
          <w:rtl w:val="0"/>
        </w:rPr>
        <w:t xml:space="preserve"> </w:t>
      </w:r>
      <w:r w:rsidDel="00000000" w:rsidR="00000000" w:rsidRPr="00000000">
        <w:rPr>
          <w:i w:val="1"/>
          <w:iCs w:val="1"/>
          <w:rtl w:val="0"/>
        </w:rPr>
        <w:t xml:space="preserve">Figure 16: Backend &amp; frontend integration with Technology Stack.</w:t>
      </w:r>
    </w:p>
    <w:p w:rsidR="00000000" w:rsidDel="00000000" w:rsidP="00000000" w:rsidRDefault="00000000" w:rsidRPr="00000000" w14:paraId="0000022E">
      <w:pPr>
        <w:tabs>
          <w:tab w:val="left" w:leader="none" w:pos="540"/>
          <w:tab w:val="left" w:leader="none" w:pos="540"/>
        </w:tabs>
        <w:spacing w:after="220" w:before="220" w:line="342.85714285714283" w:lineRule="auto"/>
        <w:rPr/>
      </w:pPr>
      <w:r w:rsidDel="00000000" w:rsidR="00000000" w:rsidRPr="00000000">
        <w:rPr>
          <w:rtl w:val="0"/>
        </w:rPr>
        <w:t xml:space="preserve">The system consists of the following main components:</w:t>
      </w:r>
    </w:p>
    <w:p w:rsidR="00000000" w:rsidDel="00000000" w:rsidP="00000000" w:rsidRDefault="00000000" w:rsidRPr="00000000" w14:paraId="0000022F">
      <w:pPr>
        <w:numPr>
          <w:ilvl w:val="0"/>
          <w:numId w:val="32"/>
        </w:numPr>
        <w:tabs>
          <w:tab w:val="left" w:leader="none" w:pos="540"/>
          <w:tab w:val="left" w:leader="none" w:pos="540"/>
        </w:tabs>
        <w:spacing w:after="0" w:before="220" w:lineRule="auto"/>
        <w:ind w:left="720" w:hanging="360"/>
        <w:jc w:val="left"/>
        <w:rPr>
          <w:sz w:val="24"/>
          <w:szCs w:val="24"/>
        </w:rPr>
      </w:pPr>
      <w:r w:rsidDel="00000000" w:rsidR="00000000" w:rsidRPr="00000000">
        <w:rPr>
          <w:b w:val="1"/>
          <w:bCs w:val="1"/>
          <w:rtl w:val="0"/>
        </w:rPr>
        <w:t xml:space="preserve">Telegram Bot (Customer Interface)</w:t>
        <w:br w:type="textWrapping"/>
      </w:r>
      <w:r w:rsidDel="00000000" w:rsidR="00000000" w:rsidRPr="00000000">
        <w:rPr>
          <w:rtl w:val="0"/>
        </w:rPr>
        <w:t xml:space="preserve">The Telegram bot is built using the python-telegram-bot library. Customers browse products, add items to cart, checkout, and track order status directly in Telegram. The bot does not store business logic; instead, it forwards actions to the backend API and displays the results to users.</w:t>
      </w:r>
      <w:hyperlink r:id="rId39">
        <w:r w:rsidDel="00000000" w:rsidR="00000000" w:rsidRPr="00000000">
          <w:rPr>
            <w:rtl w:val="0"/>
          </w:rPr>
          <w:t xml:space="preserve"> [10]</w:t>
        </w:r>
      </w:hyperlink>
      <w:r w:rsidDel="00000000" w:rsidR="00000000" w:rsidRPr="00000000">
        <w:rPr>
          <w:rtl w:val="0"/>
        </w:rPr>
        <w:t xml:space="preserve">,</w:t>
      </w:r>
      <w:hyperlink r:id="rId40">
        <w:r w:rsidDel="00000000" w:rsidR="00000000" w:rsidRPr="00000000">
          <w:rPr>
            <w:rtl w:val="0"/>
          </w:rPr>
          <w:t xml:space="preserve"> [7]</w:t>
        </w:r>
      </w:hyperlink>
      <w:r w:rsidDel="00000000" w:rsidR="00000000" w:rsidRPr="00000000">
        <w:rPr>
          <w:rtl w:val="0"/>
        </w:rPr>
      </w:r>
    </w:p>
    <w:p w:rsidR="00000000" w:rsidDel="00000000" w:rsidP="00000000" w:rsidRDefault="00000000" w:rsidRPr="00000000" w14:paraId="00000230">
      <w:pPr>
        <w:numPr>
          <w:ilvl w:val="0"/>
          <w:numId w:val="32"/>
        </w:numPr>
        <w:tabs>
          <w:tab w:val="left" w:leader="none" w:pos="540"/>
          <w:tab w:val="left" w:leader="none" w:pos="540"/>
        </w:tabs>
        <w:spacing w:after="0" w:before="0" w:lineRule="auto"/>
        <w:ind w:left="720" w:hanging="360"/>
        <w:jc w:val="left"/>
        <w:rPr>
          <w:sz w:val="24"/>
          <w:szCs w:val="24"/>
        </w:rPr>
      </w:pPr>
      <w:r w:rsidDel="00000000" w:rsidR="00000000" w:rsidRPr="00000000">
        <w:rPr>
          <w:b w:val="1"/>
          <w:bCs w:val="1"/>
          <w:rtl w:val="0"/>
        </w:rPr>
        <w:t xml:space="preserve">Web Dashboard (Merchant/Admin Interface) — Next.js</w:t>
        <w:br w:type="textWrapping"/>
      </w:r>
      <w:r w:rsidDel="00000000" w:rsidR="00000000" w:rsidRPr="00000000">
        <w:rPr>
          <w:rtl w:val="0"/>
        </w:rPr>
        <w:t xml:space="preserve">The merchant/admin dashboard is implemented using </w:t>
      </w:r>
      <w:r w:rsidDel="00000000" w:rsidR="00000000" w:rsidRPr="00000000">
        <w:rPr>
          <w:b w:val="1"/>
          <w:bCs w:val="1"/>
          <w:rtl w:val="0"/>
        </w:rPr>
        <w:t xml:space="preserve">Next.js</w:t>
      </w:r>
      <w:r w:rsidDel="00000000" w:rsidR="00000000" w:rsidRPr="00000000">
        <w:rPr>
          <w:rtl w:val="0"/>
        </w:rPr>
        <w:t xml:space="preserve">. It provides merchant functions such as product management (CRUD), order confirmation, and status updates. Next.js supports environment variables through .env files, and only variables prefixed with NEXT_PUBLIC_ are exposed to the browser.</w:t>
      </w:r>
      <w:hyperlink r:id="rId41">
        <w:r w:rsidDel="00000000" w:rsidR="00000000" w:rsidRPr="00000000">
          <w:rPr>
            <w:rtl w:val="0"/>
          </w:rPr>
          <w:t xml:space="preserve"> [11]</w:t>
        </w:r>
      </w:hyperlink>
      <w:r w:rsidDel="00000000" w:rsidR="00000000" w:rsidRPr="00000000">
        <w:rPr>
          <w:rtl w:val="0"/>
        </w:rPr>
        <w:t xml:space="preserve">“To connect dashboard sessions with Telegram identity, the bot uses </w:t>
      </w:r>
      <w:r w:rsidDel="00000000" w:rsidR="00000000" w:rsidRPr="00000000">
        <w:rPr>
          <w:b w:val="1"/>
          <w:bCs w:val="1"/>
          <w:rtl w:val="0"/>
        </w:rPr>
        <w:t xml:space="preserve">Login URL authorization</w:t>
      </w:r>
      <w:r w:rsidDel="00000000" w:rsidR="00000000" w:rsidRPr="00000000">
        <w:rPr>
          <w:rtl w:val="0"/>
        </w:rPr>
        <w:t xml:space="preserve"> (login_url) to open the dashboard link with Telegram authorization data, which is validated server-side</w:t>
      </w:r>
      <w:r w:rsidDel="00000000" w:rsidR="00000000" w:rsidRPr="00000000">
        <w:rPr>
          <w:rtl w:val="0"/>
        </w:rPr>
      </w:r>
    </w:p>
    <w:p w:rsidR="00000000" w:rsidDel="00000000" w:rsidP="00000000" w:rsidRDefault="00000000" w:rsidRPr="00000000" w14:paraId="00000231">
      <w:pPr>
        <w:numPr>
          <w:ilvl w:val="0"/>
          <w:numId w:val="32"/>
        </w:numPr>
        <w:tabs>
          <w:tab w:val="left" w:leader="none" w:pos="540"/>
          <w:tab w:val="left" w:leader="none" w:pos="540"/>
        </w:tabs>
        <w:spacing w:after="0" w:before="0" w:lineRule="auto"/>
        <w:ind w:left="720" w:hanging="360"/>
        <w:jc w:val="left"/>
        <w:rPr>
          <w:sz w:val="24"/>
          <w:szCs w:val="24"/>
        </w:rPr>
      </w:pPr>
      <w:r w:rsidDel="00000000" w:rsidR="00000000" w:rsidRPr="00000000">
        <w:rPr>
          <w:b w:val="1"/>
          <w:bCs w:val="1"/>
          <w:rtl w:val="0"/>
        </w:rPr>
        <w:t xml:space="preserve">Backend API Server — FastAPI + Uvicorn</w:t>
        <w:br w:type="textWrapping"/>
      </w:r>
      <w:r w:rsidDel="00000000" w:rsidR="00000000" w:rsidRPr="00000000">
        <w:rPr>
          <w:rtl w:val="0"/>
        </w:rPr>
        <w:t xml:space="preserve">The backend is implemented using </w:t>
      </w:r>
      <w:r w:rsidDel="00000000" w:rsidR="00000000" w:rsidRPr="00000000">
        <w:rPr>
          <w:b w:val="1"/>
          <w:bCs w:val="1"/>
          <w:rtl w:val="0"/>
        </w:rPr>
        <w:t xml:space="preserve">FastAPI</w:t>
      </w:r>
      <w:r w:rsidDel="00000000" w:rsidR="00000000" w:rsidRPr="00000000">
        <w:rPr>
          <w:rtl w:val="0"/>
        </w:rPr>
        <w:t xml:space="preserve"> and served using </w:t>
      </w:r>
      <w:r w:rsidDel="00000000" w:rsidR="00000000" w:rsidRPr="00000000">
        <w:rPr>
          <w:b w:val="1"/>
          <w:bCs w:val="1"/>
          <w:rtl w:val="0"/>
        </w:rPr>
        <w:t xml:space="preserve">Uvicorn</w:t>
      </w:r>
      <w:r w:rsidDel="00000000" w:rsidR="00000000" w:rsidRPr="00000000">
        <w:rPr>
          <w:rtl w:val="0"/>
        </w:rPr>
        <w:t xml:space="preserve">. It provides REST endpoints for authentication, products, cart, and orders. It is responsible for validation, business rules, and database operations.</w:t>
        <w:br w:type="textWrapping"/>
      </w:r>
      <w:hyperlink r:id="rId42">
        <w:r w:rsidDel="00000000" w:rsidR="00000000" w:rsidRPr="00000000">
          <w:rPr>
            <w:rtl w:val="0"/>
          </w:rPr>
          <w:t xml:space="preserve">[7]</w:t>
        </w:r>
      </w:hyperlink>
      <w:r w:rsidDel="00000000" w:rsidR="00000000" w:rsidRPr="00000000">
        <w:rPr>
          <w:rtl w:val="0"/>
        </w:rPr>
      </w:r>
    </w:p>
    <w:p w:rsidR="00000000" w:rsidDel="00000000" w:rsidP="00000000" w:rsidRDefault="00000000" w:rsidRPr="00000000" w14:paraId="00000232">
      <w:pPr>
        <w:numPr>
          <w:ilvl w:val="0"/>
          <w:numId w:val="32"/>
        </w:numPr>
        <w:tabs>
          <w:tab w:val="left" w:leader="none" w:pos="540"/>
          <w:tab w:val="left" w:leader="none" w:pos="540"/>
        </w:tabs>
        <w:spacing w:after="220" w:before="0" w:lineRule="auto"/>
        <w:ind w:left="720" w:hanging="360"/>
        <w:jc w:val="left"/>
        <w:rPr/>
      </w:pPr>
      <w:r w:rsidDel="00000000" w:rsidR="00000000" w:rsidRPr="00000000">
        <w:rPr>
          <w:b w:val="1"/>
          <w:bCs w:val="1"/>
          <w:rtl w:val="0"/>
        </w:rPr>
        <w:t xml:space="preserve">Database — MySQL</w:t>
        <w:br w:type="textWrapping"/>
      </w:r>
      <w:r w:rsidDel="00000000" w:rsidR="00000000" w:rsidRPr="00000000">
        <w:rPr>
          <w:rtl w:val="0"/>
        </w:rPr>
        <w:t xml:space="preserve">MySQL stores system data such as users, merchants, products, carts, and orders. Both </w:t>
      </w:r>
      <w:r w:rsidDel="00000000" w:rsidR="00000000" w:rsidRPr="00000000">
        <w:rPr>
          <w:sz w:val="21"/>
          <w:szCs w:val="21"/>
          <w:rtl w:val="0"/>
        </w:rPr>
        <w:t xml:space="preserve">Telegram bot and web dashboard access the same data via the backend, ensuring consistency across the platform.</w:t>
      </w:r>
      <w:r w:rsidDel="00000000" w:rsidR="00000000" w:rsidRPr="00000000">
        <w:rPr>
          <w:rtl w:val="0"/>
        </w:rPr>
      </w:r>
    </w:p>
    <w:p w:rsidR="00000000" w:rsidDel="00000000" w:rsidP="00000000" w:rsidRDefault="00000000" w:rsidRPr="00000000" w14:paraId="00000233">
      <w:pPr>
        <w:tabs>
          <w:tab w:val="left" w:leader="none" w:pos="540"/>
          <w:tab w:val="left" w:leader="none" w:pos="540"/>
        </w:tabs>
        <w:spacing w:before="240" w:lineRule="auto"/>
        <w:ind w:left="0" w:firstLine="0"/>
        <w:jc w:val="left"/>
        <w:rPr/>
      </w:pPr>
      <w:r w:rsidDel="00000000" w:rsidR="00000000" w:rsidRPr="00000000">
        <w:rPr>
          <w:rtl w:val="0"/>
        </w:rPr>
      </w:r>
    </w:p>
    <w:p w:rsidR="00000000" w:rsidDel="00000000" w:rsidP="00000000" w:rsidRDefault="00000000" w:rsidRPr="00000000" w14:paraId="00000234">
      <w:pPr>
        <w:pStyle w:val="Heading2"/>
        <w:keepNext w:val="0"/>
        <w:tabs>
          <w:tab w:val="left" w:leader="none" w:pos="540"/>
          <w:tab w:val="left" w:leader="none" w:pos="540"/>
          <w:tab w:val="left" w:leader="none" w:pos="540"/>
        </w:tabs>
        <w:spacing w:after="80" w:before="280" w:line="342.85714285714283" w:lineRule="auto"/>
        <w:ind w:left="0" w:firstLine="0"/>
        <w:rPr/>
      </w:pPr>
      <w:bookmarkStart w:colFirst="0" w:colLast="0" w:name="_heading=h.fb21zmufz0zu" w:id="30"/>
      <w:bookmarkEnd w:id="30"/>
      <w:sdt>
        <w:sdtPr>
          <w:id w:val="-470009465"/>
          <w:tag w:val="goog_rdk_25"/>
        </w:sdtPr>
        <w:sdtContent>
          <w:r w:rsidDel="00000000" w:rsidR="00000000" w:rsidRPr="00000000">
            <w:rPr>
              <w:rFonts w:ascii="Cardo" w:cs="Cardo" w:eastAsia="Cardo" w:hAnsi="Cardo"/>
              <w:rtl w:val="0"/>
            </w:rPr>
            <w:t xml:space="preserve">5.3 Backend ↔ Frontend Integration Flow </w:t>
          </w:r>
        </w:sdtContent>
      </w:sdt>
    </w:p>
    <w:p w:rsidR="00000000" w:rsidDel="00000000" w:rsidP="00000000" w:rsidRDefault="00000000" w:rsidRPr="00000000" w14:paraId="00000235">
      <w:pPr>
        <w:keepNext w:val="0"/>
        <w:tabs>
          <w:tab w:val="left" w:leader="none" w:pos="540"/>
          <w:tab w:val="left" w:leader="none" w:pos="540"/>
        </w:tabs>
        <w:spacing w:after="220" w:before="220" w:line="342.85714285714283" w:lineRule="auto"/>
        <w:ind w:left="0" w:firstLine="0"/>
        <w:rPr/>
      </w:pPr>
      <w:r w:rsidDel="00000000" w:rsidR="00000000" w:rsidRPr="00000000">
        <w:rPr/>
        <w:drawing>
          <wp:inline distB="114300" distT="114300" distL="114300" distR="114300">
            <wp:extent cx="5486400" cy="2692995"/>
            <wp:effectExtent b="0" l="0" r="0" t="0"/>
            <wp:docPr id="67" name="image13.png"/>
            <a:graphic>
              <a:graphicData uri="http://schemas.openxmlformats.org/drawingml/2006/picture">
                <pic:pic>
                  <pic:nvPicPr>
                    <pic:cNvPr id="0" name="image13.png"/>
                    <pic:cNvPicPr preferRelativeResize="0"/>
                  </pic:nvPicPr>
                  <pic:blipFill>
                    <a:blip r:embed="rId43"/>
                    <a:srcRect b="0" l="0" r="0" t="7153"/>
                    <a:stretch>
                      <a:fillRect/>
                    </a:stretch>
                  </pic:blipFill>
                  <pic:spPr>
                    <a:xfrm>
                      <a:off x="0" y="0"/>
                      <a:ext cx="5486400" cy="2692995"/>
                    </a:xfrm>
                    <a:prstGeom prst="rect"/>
                    <a:ln/>
                  </pic:spPr>
                </pic:pic>
              </a:graphicData>
            </a:graphic>
          </wp:inline>
        </w:drawing>
      </w:r>
      <w:r w:rsidDel="00000000" w:rsidR="00000000" w:rsidRPr="00000000">
        <w:rPr>
          <w:i w:val="1"/>
          <w:iCs w:val="1"/>
          <w:sz w:val="28"/>
          <w:szCs w:val="28"/>
          <w:rtl w:val="0"/>
        </w:rPr>
        <w:t xml:space="preserve">Figure 17: </w:t>
      </w:r>
      <w:r w:rsidDel="00000000" w:rsidR="00000000" w:rsidRPr="00000000">
        <w:rPr>
          <w:i w:val="1"/>
          <w:iCs w:val="1"/>
          <w:rtl w:val="0"/>
        </w:rPr>
        <w:t xml:space="preserve">Webhook-based System Architecture with Technology Stack.</w:t>
      </w:r>
      <w:r w:rsidDel="00000000" w:rsidR="00000000" w:rsidRPr="00000000">
        <w:rPr>
          <w:rtl w:val="0"/>
        </w:rPr>
      </w:r>
    </w:p>
    <w:p w:rsidR="00000000" w:rsidDel="00000000" w:rsidP="00000000" w:rsidRDefault="00000000" w:rsidRPr="00000000" w14:paraId="00000236">
      <w:pPr>
        <w:keepNext w:val="0"/>
        <w:tabs>
          <w:tab w:val="left" w:leader="none" w:pos="540"/>
          <w:tab w:val="left" w:leader="none" w:pos="540"/>
        </w:tabs>
        <w:spacing w:after="220" w:before="220" w:line="342.85714285714283" w:lineRule="auto"/>
        <w:ind w:left="0" w:firstLine="0"/>
        <w:rPr/>
      </w:pPr>
      <w:r w:rsidDel="00000000" w:rsidR="00000000" w:rsidRPr="00000000">
        <w:rPr>
          <w:rtl w:val="0"/>
        </w:rPr>
        <w:t xml:space="preserve">Figure 17 demonstrates how both clients interact with the FastAPI backend using a standard request–response pattern:</w:t>
      </w:r>
    </w:p>
    <w:p w:rsidR="00000000" w:rsidDel="00000000" w:rsidP="00000000" w:rsidRDefault="00000000" w:rsidRPr="00000000" w14:paraId="00000237">
      <w:pPr>
        <w:keepNext w:val="0"/>
        <w:numPr>
          <w:ilvl w:val="0"/>
          <w:numId w:val="44"/>
        </w:numPr>
        <w:tabs>
          <w:tab w:val="left" w:leader="none" w:pos="540"/>
          <w:tab w:val="left" w:leader="none" w:pos="540"/>
        </w:tabs>
        <w:spacing w:after="0" w:before="220" w:lineRule="auto"/>
        <w:ind w:left="720" w:hanging="360"/>
        <w:jc w:val="left"/>
        <w:rPr/>
      </w:pPr>
      <w:r w:rsidDel="00000000" w:rsidR="00000000" w:rsidRPr="00000000">
        <w:rPr>
          <w:rtl w:val="0"/>
        </w:rPr>
        <w:t xml:space="preserve">The Telegram Bot triggers backend actions such as browsing products, placing an order, and checking order status.</w:t>
      </w:r>
    </w:p>
    <w:p w:rsidR="00000000" w:rsidDel="00000000" w:rsidP="00000000" w:rsidRDefault="00000000" w:rsidRPr="00000000" w14:paraId="00000238">
      <w:pPr>
        <w:numPr>
          <w:ilvl w:val="0"/>
          <w:numId w:val="44"/>
        </w:numPr>
        <w:tabs>
          <w:tab w:val="left" w:leader="none" w:pos="540"/>
          <w:tab w:val="left" w:leader="none" w:pos="540"/>
        </w:tabs>
        <w:spacing w:after="0" w:before="0" w:line="342.85714285714283" w:lineRule="auto"/>
        <w:ind w:left="720" w:hanging="360"/>
        <w:jc w:val="left"/>
        <w:rPr>
          <w:sz w:val="24"/>
          <w:szCs w:val="24"/>
        </w:rPr>
      </w:pPr>
      <w:r w:rsidDel="00000000" w:rsidR="00000000" w:rsidRPr="00000000">
        <w:rPr>
          <w:rtl w:val="0"/>
        </w:rPr>
        <w:t xml:space="preserve">The Next.js dashboard is accessed through a </w:t>
      </w:r>
      <w:r w:rsidDel="00000000" w:rsidR="00000000" w:rsidRPr="00000000">
        <w:rPr>
          <w:b w:val="1"/>
          <w:bCs w:val="1"/>
          <w:rtl w:val="0"/>
        </w:rPr>
        <w:t xml:space="preserve">Telegram Login URL button</w:t>
      </w:r>
      <w:r w:rsidDel="00000000" w:rsidR="00000000" w:rsidRPr="00000000">
        <w:rPr>
          <w:rtl w:val="0"/>
        </w:rPr>
        <w:t xml:space="preserve"> (login_url) that opens the website with Telegram authorization data, and the backend verifies the hash before allowing dashboard access.”</w:t>
      </w:r>
      <w:r w:rsidDel="00000000" w:rsidR="00000000" w:rsidRPr="00000000">
        <w:rPr>
          <w:rtl w:val="0"/>
        </w:rPr>
      </w:r>
    </w:p>
    <w:p w:rsidR="00000000" w:rsidDel="00000000" w:rsidP="00000000" w:rsidRDefault="00000000" w:rsidRPr="00000000" w14:paraId="00000239">
      <w:pPr>
        <w:keepNext w:val="0"/>
        <w:numPr>
          <w:ilvl w:val="0"/>
          <w:numId w:val="44"/>
        </w:numPr>
        <w:tabs>
          <w:tab w:val="left" w:leader="none" w:pos="540"/>
          <w:tab w:val="left" w:leader="none" w:pos="540"/>
        </w:tabs>
        <w:spacing w:after="220" w:before="0" w:lineRule="auto"/>
        <w:ind w:left="720" w:hanging="360"/>
        <w:jc w:val="left"/>
        <w:rPr/>
      </w:pPr>
      <w:r w:rsidDel="00000000" w:rsidR="00000000" w:rsidRPr="00000000">
        <w:rPr>
          <w:rtl w:val="0"/>
        </w:rPr>
        <w:t xml:space="preserve">The backend processes requests and returns JSON responses, which the clients parse and display.</w:t>
      </w:r>
    </w:p>
    <w:p w:rsidR="00000000" w:rsidDel="00000000" w:rsidP="00000000" w:rsidRDefault="00000000" w:rsidRPr="00000000" w14:paraId="0000023A">
      <w:pPr>
        <w:keepNext w:val="0"/>
        <w:tabs>
          <w:tab w:val="left" w:leader="none" w:pos="540"/>
          <w:tab w:val="left" w:leader="none" w:pos="540"/>
        </w:tabs>
        <w:spacing w:after="220" w:before="220" w:line="342.85714285714283" w:lineRule="auto"/>
        <w:ind w:left="0" w:firstLine="0"/>
        <w:rPr/>
      </w:pPr>
      <w:r w:rsidDel="00000000" w:rsidR="00000000" w:rsidRPr="00000000">
        <w:rPr>
          <w:rtl w:val="0"/>
        </w:rPr>
        <w:t xml:space="preserve">This integration approach ensures that both the bot and dashboard share the same business logic and database, which improves maintainability and prevents inconsistent data handling.</w:t>
      </w:r>
    </w:p>
    <w:p w:rsidR="00000000" w:rsidDel="00000000" w:rsidP="00000000" w:rsidRDefault="00000000" w:rsidRPr="00000000" w14:paraId="0000023B">
      <w:pPr>
        <w:pStyle w:val="Heading2"/>
        <w:tabs>
          <w:tab w:val="left" w:leader="none" w:pos="540"/>
          <w:tab w:val="left" w:leader="none" w:pos="540"/>
          <w:tab w:val="left" w:leader="none" w:pos="540"/>
        </w:tabs>
        <w:spacing w:after="220" w:before="220" w:line="342.85714285714283" w:lineRule="auto"/>
        <w:rPr/>
      </w:pPr>
      <w:bookmarkStart w:colFirst="0" w:colLast="0" w:name="_heading=h.786h87fx1qka" w:id="31"/>
      <w:bookmarkEnd w:id="31"/>
      <w:r w:rsidDel="00000000" w:rsidR="00000000" w:rsidRPr="00000000">
        <w:rPr>
          <w:rtl w:val="0"/>
        </w:rPr>
        <w:t xml:space="preserve">5.4 Authentication &amp; Security (Telegram Login via Bot Login URL)</w:t>
      </w:r>
    </w:p>
    <w:p w:rsidR="00000000" w:rsidDel="00000000" w:rsidP="00000000" w:rsidRDefault="00000000" w:rsidRPr="00000000" w14:paraId="0000023C">
      <w:pPr>
        <w:numPr>
          <w:ilvl w:val="0"/>
          <w:numId w:val="26"/>
        </w:numPr>
        <w:tabs>
          <w:tab w:val="left" w:leader="none" w:pos="540"/>
          <w:tab w:val="left" w:leader="none" w:pos="540"/>
        </w:tabs>
        <w:spacing w:after="0" w:before="220" w:lineRule="auto"/>
        <w:ind w:left="720" w:hanging="360"/>
        <w:jc w:val="left"/>
        <w:rPr>
          <w:b w:val="0"/>
          <w:bCs w:val="0"/>
          <w:sz w:val="24"/>
          <w:szCs w:val="24"/>
        </w:rPr>
      </w:pPr>
      <w:r w:rsidDel="00000000" w:rsidR="00000000" w:rsidRPr="00000000">
        <w:rPr>
          <w:b w:val="1"/>
          <w:bCs w:val="1"/>
          <w:rtl w:val="0"/>
        </w:rPr>
        <w:t xml:space="preserve">Current Implementation:</w:t>
      </w:r>
      <w:r w:rsidDel="00000000" w:rsidR="00000000" w:rsidRPr="00000000">
        <w:rPr>
          <w:rtl w:val="0"/>
        </w:rPr>
        <w:t xml:space="preserve"> Users are identified in the Telegram bot using Telegram update data (e.g., from.id), which is delivered to the backend through webhook updates.</w:t>
      </w:r>
      <w:hyperlink r:id="rId44">
        <w:r w:rsidDel="00000000" w:rsidR="00000000" w:rsidRPr="00000000">
          <w:rPr>
            <w:rtl w:val="0"/>
          </w:rPr>
          <w:t xml:space="preserve"> [</w:t>
        </w:r>
      </w:hyperlink>
      <w:r w:rsidDel="00000000" w:rsidR="00000000" w:rsidRPr="00000000">
        <w:rPr>
          <w:rtl w:val="0"/>
        </w:rPr>
        <w:t xml:space="preserve">10],</w:t>
      </w:r>
      <w:hyperlink r:id="rId45">
        <w:r w:rsidDel="00000000" w:rsidR="00000000" w:rsidRPr="00000000">
          <w:rPr>
            <w:rtl w:val="0"/>
          </w:rPr>
          <w:t xml:space="preserve"> [14]</w:t>
        </w:r>
      </w:hyperlink>
      <w:r w:rsidDel="00000000" w:rsidR="00000000" w:rsidRPr="00000000">
        <w:rPr>
          <w:rtl w:val="0"/>
        </w:rPr>
      </w:r>
    </w:p>
    <w:p w:rsidR="00000000" w:rsidDel="00000000" w:rsidP="00000000" w:rsidRDefault="00000000" w:rsidRPr="00000000" w14:paraId="0000023D">
      <w:pPr>
        <w:numPr>
          <w:ilvl w:val="0"/>
          <w:numId w:val="26"/>
        </w:numPr>
        <w:tabs>
          <w:tab w:val="left" w:leader="none" w:pos="540"/>
          <w:tab w:val="left" w:leader="none" w:pos="540"/>
        </w:tabs>
        <w:spacing w:after="0" w:before="0" w:lineRule="auto"/>
        <w:ind w:left="720" w:hanging="360"/>
        <w:jc w:val="left"/>
        <w:rPr>
          <w:b w:val="0"/>
          <w:bCs w:val="0"/>
          <w:sz w:val="24"/>
          <w:szCs w:val="24"/>
        </w:rPr>
      </w:pPr>
      <w:r w:rsidDel="00000000" w:rsidR="00000000" w:rsidRPr="00000000">
        <w:rPr>
          <w:b w:val="1"/>
          <w:bCs w:val="1"/>
          <w:rtl w:val="0"/>
        </w:rPr>
        <w:t xml:space="preserve">Web Login from Telegram (Implemented):</w:t>
      </w:r>
      <w:r w:rsidDel="00000000" w:rsidR="00000000" w:rsidRPr="00000000">
        <w:rPr>
          <w:rtl w:val="0"/>
        </w:rPr>
        <w:t xml:space="preserve"> The bot provides an inline keyboard button using </w:t>
      </w:r>
      <w:r w:rsidDel="00000000" w:rsidR="00000000" w:rsidRPr="00000000">
        <w:rPr>
          <w:b w:val="1"/>
          <w:bCs w:val="1"/>
          <w:rtl w:val="0"/>
        </w:rPr>
        <w:t xml:space="preserve">Login URL authorization (login_url)</w:t>
      </w:r>
      <w:r w:rsidDel="00000000" w:rsidR="00000000" w:rsidRPr="00000000">
        <w:rPr>
          <w:rtl w:val="0"/>
        </w:rPr>
        <w:t xml:space="preserve">. When the user taps this button, Telegram opens an HTTPS URL and appends the user identity fields and a hash value for authorization. This mechanism is recommended as a replacement for the Telegram Login Widget when users come directly from Telegram.</w:t>
      </w:r>
      <w:hyperlink r:id="rId46">
        <w:r w:rsidDel="00000000" w:rsidR="00000000" w:rsidRPr="00000000">
          <w:rPr>
            <w:rtl w:val="0"/>
          </w:rPr>
          <w:t xml:space="preserve"> [core.telegram.org]</w:t>
        </w:r>
      </w:hyperlink>
      <w:r w:rsidDel="00000000" w:rsidR="00000000" w:rsidRPr="00000000">
        <w:rPr>
          <w:rtl w:val="0"/>
        </w:rPr>
        <w:t xml:space="preserve">,</w:t>
      </w:r>
      <w:hyperlink r:id="rId47">
        <w:r w:rsidDel="00000000" w:rsidR="00000000" w:rsidRPr="00000000">
          <w:rPr>
            <w:rtl w:val="0"/>
          </w:rPr>
          <w:t xml:space="preserve"> [11]</w:t>
        </w:r>
      </w:hyperlink>
      <w:r w:rsidDel="00000000" w:rsidR="00000000" w:rsidRPr="00000000">
        <w:rPr>
          <w:rtl w:val="0"/>
        </w:rPr>
      </w:r>
    </w:p>
    <w:p w:rsidR="00000000" w:rsidDel="00000000" w:rsidP="00000000" w:rsidRDefault="00000000" w:rsidRPr="00000000" w14:paraId="0000023E">
      <w:pPr>
        <w:numPr>
          <w:ilvl w:val="0"/>
          <w:numId w:val="26"/>
        </w:numPr>
        <w:tabs>
          <w:tab w:val="left" w:leader="none" w:pos="540"/>
          <w:tab w:val="left" w:leader="none" w:pos="540"/>
        </w:tabs>
        <w:spacing w:after="0" w:before="0" w:lineRule="auto"/>
        <w:ind w:left="720" w:hanging="360"/>
        <w:jc w:val="left"/>
        <w:rPr>
          <w:b w:val="0"/>
          <w:bCs w:val="0"/>
          <w:sz w:val="24"/>
          <w:szCs w:val="24"/>
        </w:rPr>
      </w:pPr>
      <w:r w:rsidDel="00000000" w:rsidR="00000000" w:rsidRPr="00000000">
        <w:rPr>
          <w:b w:val="1"/>
          <w:bCs w:val="1"/>
          <w:rtl w:val="0"/>
        </w:rPr>
        <w:t xml:space="preserve">Security Verification:</w:t>
      </w:r>
      <w:r w:rsidDel="00000000" w:rsidR="00000000" w:rsidRPr="00000000">
        <w:rPr>
          <w:rtl w:val="0"/>
        </w:rPr>
        <w:t xml:space="preserve"> The backend verifies the received authorization data by validating the hash using Telegram’s official hashing procedure and checking auth_date to prevent replay.</w:t>
      </w:r>
      <w:hyperlink r:id="rId48">
        <w:r w:rsidDel="00000000" w:rsidR="00000000" w:rsidRPr="00000000">
          <w:rPr>
            <w:rtl w:val="0"/>
          </w:rPr>
          <w:t xml:space="preserve"> [getorchestra.io]</w:t>
        </w:r>
      </w:hyperlink>
      <w:r w:rsidDel="00000000" w:rsidR="00000000" w:rsidRPr="00000000">
        <w:rPr>
          <w:rtl w:val="0"/>
        </w:rPr>
      </w:r>
    </w:p>
    <w:p w:rsidR="00000000" w:rsidDel="00000000" w:rsidP="00000000" w:rsidRDefault="00000000" w:rsidRPr="00000000" w14:paraId="0000023F">
      <w:pPr>
        <w:numPr>
          <w:ilvl w:val="0"/>
          <w:numId w:val="26"/>
        </w:numPr>
        <w:tabs>
          <w:tab w:val="left" w:leader="none" w:pos="540"/>
          <w:tab w:val="left" w:leader="none" w:pos="540"/>
        </w:tabs>
        <w:spacing w:after="220" w:before="0" w:lineRule="auto"/>
        <w:ind w:left="720" w:hanging="360"/>
        <w:jc w:val="left"/>
        <w:rPr>
          <w:b w:val="0"/>
          <w:bCs w:val="0"/>
          <w:sz w:val="24"/>
          <w:szCs w:val="24"/>
        </w:rPr>
      </w:pPr>
      <w:r w:rsidDel="00000000" w:rsidR="00000000" w:rsidRPr="00000000">
        <w:rPr>
          <w:b w:val="1"/>
          <w:bCs w:val="1"/>
          <w:rtl w:val="0"/>
        </w:rPr>
        <w:t xml:space="preserve">Domain Binding:</w:t>
      </w:r>
      <w:r w:rsidDel="00000000" w:rsidR="00000000" w:rsidRPr="00000000">
        <w:rPr>
          <w:rtl w:val="0"/>
        </w:rPr>
        <w:t xml:space="preserve"> The website domain must be linked to the bot using /setdomain in BotFather to allow secure authorization on that domain.</w:t>
      </w:r>
      <w:r w:rsidDel="00000000" w:rsidR="00000000" w:rsidRPr="00000000">
        <w:rPr>
          <w:rtl w:val="0"/>
        </w:rPr>
      </w:r>
    </w:p>
    <w:p w:rsidR="00000000" w:rsidDel="00000000" w:rsidP="00000000" w:rsidRDefault="00000000" w:rsidRPr="00000000" w14:paraId="00000240">
      <w:pPr>
        <w:pStyle w:val="Heading2"/>
        <w:keepNext w:val="0"/>
        <w:tabs>
          <w:tab w:val="left" w:leader="none" w:pos="540"/>
          <w:tab w:val="left" w:leader="none" w:pos="540"/>
          <w:tab w:val="left" w:leader="none" w:pos="540"/>
        </w:tabs>
        <w:spacing w:after="80" w:before="280" w:lineRule="auto"/>
        <w:ind w:left="0" w:firstLine="0"/>
        <w:rPr/>
      </w:pPr>
      <w:bookmarkStart w:colFirst="0" w:colLast="0" w:name="_heading=h.mkc4bgapc3sk" w:id="32"/>
      <w:bookmarkEnd w:id="32"/>
      <w:r w:rsidDel="00000000" w:rsidR="00000000" w:rsidRPr="00000000">
        <w:rPr>
          <w:rtl w:val="0"/>
        </w:rPr>
        <w:t xml:space="preserve">Detail project feature (table)</w:t>
      </w:r>
    </w:p>
    <w:p w:rsidR="00000000" w:rsidDel="00000000" w:rsidP="00000000" w:rsidRDefault="00000000" w:rsidRPr="00000000" w14:paraId="00000241">
      <w:pPr>
        <w:tabs>
          <w:tab w:val="left" w:leader="none" w:pos="540"/>
          <w:tab w:val="left" w:leader="none" w:pos="540"/>
        </w:tabs>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144329896907"/>
        <w:gridCol w:w="1736.9072164948454"/>
        <w:gridCol w:w="5284.948453608248"/>
        <w:tblGridChange w:id="0">
          <w:tblGrid>
            <w:gridCol w:w="1618.144329896907"/>
            <w:gridCol w:w="1736.9072164948454"/>
            <w:gridCol w:w="5284.948453608248"/>
          </w:tblGrid>
        </w:tblGridChange>
      </w:tblGrid>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42">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Module</w:t>
            </w:r>
          </w:p>
        </w:tc>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43">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Feature</w:t>
            </w:r>
          </w:p>
        </w:tc>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44">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Detailed Description</w:t>
            </w:r>
          </w:p>
        </w:tc>
      </w:tr>
      <w:tr>
        <w:trPr>
          <w:cantSplit w:val="0"/>
          <w:trHeight w:val="63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45">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Authentication System</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6">
            <w:pPr>
              <w:tabs>
                <w:tab w:val="left" w:leader="none" w:pos="540"/>
                <w:tab w:val="left" w:leader="none" w:pos="540"/>
              </w:tabs>
              <w:spacing w:before="240" w:lineRule="auto"/>
              <w:ind w:right="434.4094488188978"/>
              <w:rPr>
                <w:b w:val="1"/>
                <w:bCs w:val="1"/>
                <w:sz w:val="18"/>
                <w:szCs w:val="18"/>
              </w:rPr>
            </w:pPr>
            <w:r w:rsidDel="00000000" w:rsidR="00000000" w:rsidRPr="00000000">
              <w:rPr>
                <w:b w:val="1"/>
                <w:bCs w:val="1"/>
                <w:sz w:val="18"/>
                <w:szCs w:val="18"/>
                <w:rtl w:val="0"/>
              </w:rPr>
              <w:t xml:space="preserve">Telegram Login (Customer)</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7">
            <w:pPr>
              <w:tabs>
                <w:tab w:val="left" w:leader="none" w:pos="540"/>
                <w:tab w:val="left" w:leader="none" w:pos="540"/>
              </w:tabs>
              <w:spacing w:before="240" w:lineRule="auto"/>
              <w:rPr>
                <w:sz w:val="18"/>
                <w:szCs w:val="18"/>
              </w:rPr>
            </w:pPr>
            <w:r w:rsidDel="00000000" w:rsidR="00000000" w:rsidRPr="00000000">
              <w:rPr>
                <w:sz w:val="18"/>
                <w:szCs w:val="18"/>
                <w:rtl w:val="0"/>
              </w:rPr>
              <w:t xml:space="preserve">Customers log in automatically using their </w:t>
            </w:r>
            <w:r w:rsidDel="00000000" w:rsidR="00000000" w:rsidRPr="00000000">
              <w:rPr>
                <w:b w:val="1"/>
                <w:bCs w:val="1"/>
                <w:sz w:val="18"/>
                <w:szCs w:val="18"/>
                <w:rtl w:val="0"/>
              </w:rPr>
              <w:t xml:space="preserve">Telegram account</w:t>
            </w:r>
            <w:r w:rsidDel="00000000" w:rsidR="00000000" w:rsidRPr="00000000">
              <w:rPr>
                <w:sz w:val="18"/>
                <w:szCs w:val="18"/>
                <w:rtl w:val="0"/>
              </w:rPr>
              <w:t xml:space="preserve">, identified via telegram_id. No password required. Secure login via Telegram Webhook + Login URL.</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8">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9">
            <w:pPr>
              <w:tabs>
                <w:tab w:val="left" w:leader="none" w:pos="540"/>
                <w:tab w:val="left" w:leader="none" w:pos="540"/>
              </w:tabs>
              <w:spacing w:before="240" w:lineRule="auto"/>
              <w:ind w:right="576.1417322834649"/>
              <w:rPr>
                <w:b w:val="1"/>
                <w:bCs w:val="1"/>
                <w:sz w:val="18"/>
                <w:szCs w:val="18"/>
              </w:rPr>
            </w:pPr>
            <w:r w:rsidDel="00000000" w:rsidR="00000000" w:rsidRPr="00000000">
              <w:rPr>
                <w:b w:val="1"/>
                <w:bCs w:val="1"/>
                <w:sz w:val="18"/>
                <w:szCs w:val="18"/>
                <w:rtl w:val="0"/>
              </w:rPr>
              <w:t xml:space="preserve">Merchant Login (Dashboard)</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A">
            <w:pPr>
              <w:tabs>
                <w:tab w:val="left" w:leader="none" w:pos="540"/>
                <w:tab w:val="left" w:leader="none" w:pos="540"/>
              </w:tabs>
              <w:spacing w:before="240" w:lineRule="auto"/>
              <w:rPr>
                <w:sz w:val="18"/>
                <w:szCs w:val="18"/>
              </w:rPr>
            </w:pPr>
            <w:r w:rsidDel="00000000" w:rsidR="00000000" w:rsidRPr="00000000">
              <w:rPr>
                <w:sz w:val="18"/>
                <w:szCs w:val="18"/>
                <w:rtl w:val="0"/>
              </w:rPr>
              <w:t xml:space="preserve">Merchants log in using </w:t>
            </w:r>
            <w:r w:rsidDel="00000000" w:rsidR="00000000" w:rsidRPr="00000000">
              <w:rPr>
                <w:b w:val="1"/>
                <w:bCs w:val="1"/>
                <w:sz w:val="18"/>
                <w:szCs w:val="18"/>
                <w:rtl w:val="0"/>
              </w:rPr>
              <w:t xml:space="preserve">Telegram Login URL</w:t>
            </w:r>
            <w:r w:rsidDel="00000000" w:rsidR="00000000" w:rsidRPr="00000000">
              <w:rPr>
                <w:sz w:val="18"/>
                <w:szCs w:val="18"/>
                <w:rtl w:val="0"/>
              </w:rPr>
              <w:t xml:space="preserve"> (secure hash verification). No manual password needed. Ensures correct merchant identity.</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B">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C">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Admin Login</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D">
            <w:pPr>
              <w:tabs>
                <w:tab w:val="left" w:leader="none" w:pos="540"/>
                <w:tab w:val="left" w:leader="none" w:pos="540"/>
              </w:tabs>
              <w:spacing w:before="240" w:lineRule="auto"/>
              <w:rPr>
                <w:sz w:val="18"/>
                <w:szCs w:val="18"/>
              </w:rPr>
            </w:pPr>
            <w:r w:rsidDel="00000000" w:rsidR="00000000" w:rsidRPr="00000000">
              <w:rPr>
                <w:sz w:val="18"/>
                <w:szCs w:val="18"/>
                <w:rtl w:val="0"/>
              </w:rPr>
              <w:t xml:space="preserve">Admins authenticate through </w:t>
            </w:r>
            <w:r w:rsidDel="00000000" w:rsidR="00000000" w:rsidRPr="00000000">
              <w:rPr>
                <w:b w:val="1"/>
                <w:bCs w:val="1"/>
                <w:sz w:val="18"/>
                <w:szCs w:val="18"/>
                <w:rtl w:val="0"/>
              </w:rPr>
              <w:t xml:space="preserve">dashboard login system</w:t>
            </w:r>
            <w:r w:rsidDel="00000000" w:rsidR="00000000" w:rsidRPr="00000000">
              <w:rPr>
                <w:sz w:val="18"/>
                <w:szCs w:val="18"/>
                <w:rtl w:val="0"/>
              </w:rPr>
              <w:t xml:space="preserve"> (username + password or Telegram login based on your implementation).</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E">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4F">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Session Management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0">
            <w:pPr>
              <w:tabs>
                <w:tab w:val="left" w:leader="none" w:pos="540"/>
                <w:tab w:val="left" w:leader="none" w:pos="540"/>
              </w:tabs>
              <w:spacing w:before="240" w:lineRule="auto"/>
              <w:rPr>
                <w:sz w:val="18"/>
                <w:szCs w:val="18"/>
              </w:rPr>
            </w:pPr>
            <w:r w:rsidDel="00000000" w:rsidR="00000000" w:rsidRPr="00000000">
              <w:rPr>
                <w:sz w:val="18"/>
                <w:szCs w:val="18"/>
                <w:rtl w:val="0"/>
              </w:rPr>
              <w:t xml:space="preserve">JWT-based authentication for dashboard users. Customers managed via Telegram ID.</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51">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Customer (Telegram Bot)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2">
            <w:pPr>
              <w:tabs>
                <w:tab w:val="left" w:leader="none" w:pos="540"/>
                <w:tab w:val="left" w:leader="none" w:pos="540"/>
              </w:tabs>
              <w:spacing w:before="240" w:lineRule="auto"/>
              <w:rPr>
                <w:sz w:val="18"/>
                <w:szCs w:val="18"/>
              </w:rPr>
            </w:pPr>
            <w:r w:rsidDel="00000000" w:rsidR="00000000" w:rsidRPr="00000000">
              <w:rPr>
                <w:sz w:val="18"/>
                <w:szCs w:val="18"/>
                <w:rtl w:val="0"/>
              </w:rPr>
              <w:t xml:space="preserve">Browse Categories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3">
            <w:pPr>
              <w:tabs>
                <w:tab w:val="left" w:leader="none" w:pos="540"/>
                <w:tab w:val="left" w:leader="none" w:pos="540"/>
              </w:tabs>
              <w:spacing w:before="240" w:lineRule="auto"/>
              <w:rPr>
                <w:sz w:val="18"/>
                <w:szCs w:val="18"/>
              </w:rPr>
            </w:pPr>
            <w:r w:rsidDel="00000000" w:rsidR="00000000" w:rsidRPr="00000000">
              <w:rPr>
                <w:sz w:val="18"/>
                <w:szCs w:val="18"/>
                <w:rtl w:val="0"/>
              </w:rPr>
              <w:t xml:space="preserve">View all product categories inside Telegram.</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4">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5">
            <w:pPr>
              <w:tabs>
                <w:tab w:val="left" w:leader="none" w:pos="540"/>
                <w:tab w:val="left" w:leader="none" w:pos="540"/>
              </w:tabs>
              <w:spacing w:before="240" w:lineRule="auto"/>
              <w:rPr>
                <w:sz w:val="18"/>
                <w:szCs w:val="18"/>
              </w:rPr>
            </w:pPr>
            <w:r w:rsidDel="00000000" w:rsidR="00000000" w:rsidRPr="00000000">
              <w:rPr>
                <w:sz w:val="18"/>
                <w:szCs w:val="18"/>
                <w:rtl w:val="0"/>
              </w:rPr>
              <w:t xml:space="preserve">Browse Products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6">
            <w:pPr>
              <w:tabs>
                <w:tab w:val="left" w:leader="none" w:pos="540"/>
                <w:tab w:val="left" w:leader="none" w:pos="540"/>
              </w:tabs>
              <w:spacing w:before="240" w:lineRule="auto"/>
              <w:rPr>
                <w:sz w:val="18"/>
                <w:szCs w:val="18"/>
              </w:rPr>
            </w:pPr>
            <w:r w:rsidDel="00000000" w:rsidR="00000000" w:rsidRPr="00000000">
              <w:rPr>
                <w:sz w:val="18"/>
                <w:szCs w:val="18"/>
                <w:rtl w:val="0"/>
              </w:rPr>
              <w:t xml:space="preserve">Browse products by category or merchant.</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7">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8">
            <w:pPr>
              <w:tabs>
                <w:tab w:val="left" w:leader="none" w:pos="540"/>
                <w:tab w:val="left" w:leader="none" w:pos="540"/>
              </w:tabs>
              <w:spacing w:before="240" w:lineRule="auto"/>
              <w:rPr>
                <w:sz w:val="18"/>
                <w:szCs w:val="18"/>
              </w:rPr>
            </w:pPr>
            <w:r w:rsidDel="00000000" w:rsidR="00000000" w:rsidRPr="00000000">
              <w:rPr>
                <w:sz w:val="18"/>
                <w:szCs w:val="18"/>
                <w:rtl w:val="0"/>
              </w:rPr>
              <w:t xml:space="preserve">View Product Details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9">
            <w:pPr>
              <w:tabs>
                <w:tab w:val="left" w:leader="none" w:pos="540"/>
                <w:tab w:val="left" w:leader="none" w:pos="540"/>
              </w:tabs>
              <w:spacing w:before="240" w:lineRule="auto"/>
              <w:rPr>
                <w:sz w:val="18"/>
                <w:szCs w:val="18"/>
              </w:rPr>
            </w:pPr>
            <w:r w:rsidDel="00000000" w:rsidR="00000000" w:rsidRPr="00000000">
              <w:rPr>
                <w:sz w:val="18"/>
                <w:szCs w:val="18"/>
                <w:rtl w:val="0"/>
              </w:rPr>
              <w:t xml:space="preserve">Display images, description, stock, delivery days, and reviews.</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A">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B">
            <w:pPr>
              <w:tabs>
                <w:tab w:val="left" w:leader="none" w:pos="540"/>
                <w:tab w:val="left" w:leader="none" w:pos="540"/>
              </w:tabs>
              <w:spacing w:before="240" w:lineRule="auto"/>
              <w:rPr>
                <w:sz w:val="18"/>
                <w:szCs w:val="18"/>
              </w:rPr>
            </w:pPr>
            <w:r w:rsidDel="00000000" w:rsidR="00000000" w:rsidRPr="00000000">
              <w:rPr>
                <w:sz w:val="18"/>
                <w:szCs w:val="18"/>
                <w:rtl w:val="0"/>
              </w:rPr>
              <w:t xml:space="preserve">Add/Remove Cart Items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C">
            <w:pPr>
              <w:tabs>
                <w:tab w:val="left" w:leader="none" w:pos="540"/>
                <w:tab w:val="left" w:leader="none" w:pos="540"/>
              </w:tabs>
              <w:spacing w:before="240" w:lineRule="auto"/>
              <w:rPr>
                <w:sz w:val="18"/>
                <w:szCs w:val="18"/>
              </w:rPr>
            </w:pPr>
            <w:r w:rsidDel="00000000" w:rsidR="00000000" w:rsidRPr="00000000">
              <w:rPr>
                <w:sz w:val="18"/>
                <w:szCs w:val="18"/>
                <w:rtl w:val="0"/>
              </w:rPr>
              <w:t xml:space="preserve">Add products to cart, update quantity, remove items.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D">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E">
            <w:pPr>
              <w:tabs>
                <w:tab w:val="left" w:leader="none" w:pos="540"/>
                <w:tab w:val="left" w:leader="none" w:pos="540"/>
              </w:tabs>
              <w:spacing w:before="240" w:lineRule="auto"/>
              <w:rPr>
                <w:sz w:val="18"/>
                <w:szCs w:val="18"/>
              </w:rPr>
            </w:pPr>
            <w:r w:rsidDel="00000000" w:rsidR="00000000" w:rsidRPr="00000000">
              <w:rPr>
                <w:sz w:val="18"/>
                <w:szCs w:val="18"/>
                <w:rtl w:val="0"/>
              </w:rPr>
              <w:t xml:space="preserve">Checkout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5F">
            <w:pPr>
              <w:tabs>
                <w:tab w:val="left" w:leader="none" w:pos="540"/>
                <w:tab w:val="left" w:leader="none" w:pos="540"/>
              </w:tabs>
              <w:spacing w:before="240" w:lineRule="auto"/>
              <w:rPr>
                <w:sz w:val="18"/>
                <w:szCs w:val="18"/>
              </w:rPr>
            </w:pPr>
            <w:r w:rsidDel="00000000" w:rsidR="00000000" w:rsidRPr="00000000">
              <w:rPr>
                <w:sz w:val="18"/>
                <w:szCs w:val="18"/>
                <w:rtl w:val="0"/>
              </w:rPr>
              <w:t xml:space="preserve">Input delivery address, choose payment (KHQR / COD).</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0">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1">
            <w:pPr>
              <w:tabs>
                <w:tab w:val="left" w:leader="none" w:pos="540"/>
                <w:tab w:val="left" w:leader="none" w:pos="540"/>
              </w:tabs>
              <w:spacing w:before="240" w:lineRule="auto"/>
              <w:rPr>
                <w:sz w:val="18"/>
                <w:szCs w:val="18"/>
              </w:rPr>
            </w:pPr>
            <w:r w:rsidDel="00000000" w:rsidR="00000000" w:rsidRPr="00000000">
              <w:rPr>
                <w:sz w:val="18"/>
                <w:szCs w:val="18"/>
                <w:rtl w:val="0"/>
              </w:rPr>
              <w:t xml:space="preserve">Order Tracking</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2">
            <w:pPr>
              <w:tabs>
                <w:tab w:val="left" w:leader="none" w:pos="540"/>
                <w:tab w:val="left" w:leader="none" w:pos="540"/>
              </w:tabs>
              <w:spacing w:before="240" w:lineRule="auto"/>
              <w:rPr>
                <w:sz w:val="18"/>
                <w:szCs w:val="18"/>
              </w:rPr>
            </w:pPr>
            <w:sdt>
              <w:sdtPr>
                <w:id w:val="-1792567853"/>
                <w:tag w:val="goog_rdk_26"/>
              </w:sdtPr>
              <w:sdtContent>
                <w:r w:rsidDel="00000000" w:rsidR="00000000" w:rsidRPr="00000000">
                  <w:rPr>
                    <w:rFonts w:ascii="Cardo" w:cs="Cardo" w:eastAsia="Cardo" w:hAnsi="Cardo"/>
                    <w:sz w:val="18"/>
                    <w:szCs w:val="18"/>
                    <w:rtl w:val="0"/>
                  </w:rPr>
                  <w:t xml:space="preserve">Check status: Pending → Confirmed → Shipped → Delivered.</w:t>
                </w:r>
              </w:sdtContent>
            </w:sdt>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3">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4">
            <w:pPr>
              <w:tabs>
                <w:tab w:val="left" w:leader="none" w:pos="540"/>
                <w:tab w:val="left" w:leader="none" w:pos="540"/>
              </w:tabs>
              <w:spacing w:before="240" w:lineRule="auto"/>
              <w:rPr>
                <w:sz w:val="18"/>
                <w:szCs w:val="18"/>
              </w:rPr>
            </w:pPr>
            <w:r w:rsidDel="00000000" w:rsidR="00000000" w:rsidRPr="00000000">
              <w:rPr>
                <w:sz w:val="18"/>
                <w:szCs w:val="18"/>
                <w:rtl w:val="0"/>
              </w:rPr>
              <w:t xml:space="preserve">Review Products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5">
            <w:pPr>
              <w:tabs>
                <w:tab w:val="left" w:leader="none" w:pos="540"/>
                <w:tab w:val="left" w:leader="none" w:pos="540"/>
              </w:tabs>
              <w:spacing w:before="240" w:lineRule="auto"/>
              <w:rPr>
                <w:sz w:val="18"/>
                <w:szCs w:val="18"/>
              </w:rPr>
            </w:pPr>
            <w:r w:rsidDel="00000000" w:rsidR="00000000" w:rsidRPr="00000000">
              <w:rPr>
                <w:sz w:val="18"/>
                <w:szCs w:val="18"/>
                <w:rtl w:val="0"/>
              </w:rPr>
              <w:t xml:space="preserve">Leave ratings &amp; reviews (verified purchase only).</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6">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7">
            <w:pPr>
              <w:tabs>
                <w:tab w:val="left" w:leader="none" w:pos="540"/>
                <w:tab w:val="left" w:leader="none" w:pos="540"/>
              </w:tabs>
              <w:spacing w:before="240" w:lineRule="auto"/>
              <w:rPr>
                <w:sz w:val="18"/>
                <w:szCs w:val="18"/>
              </w:rPr>
            </w:pPr>
            <w:r w:rsidDel="00000000" w:rsidR="00000000" w:rsidRPr="00000000">
              <w:rPr>
                <w:sz w:val="18"/>
                <w:szCs w:val="18"/>
                <w:rtl w:val="0"/>
              </w:rPr>
              <w:t xml:space="preserve">Contact Merchant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8">
            <w:pPr>
              <w:tabs>
                <w:tab w:val="left" w:leader="none" w:pos="540"/>
                <w:tab w:val="left" w:leader="none" w:pos="540"/>
              </w:tabs>
              <w:spacing w:before="240" w:lineRule="auto"/>
              <w:rPr>
                <w:sz w:val="18"/>
                <w:szCs w:val="18"/>
              </w:rPr>
            </w:pPr>
            <w:r w:rsidDel="00000000" w:rsidR="00000000" w:rsidRPr="00000000">
              <w:rPr>
                <w:sz w:val="18"/>
                <w:szCs w:val="18"/>
                <w:rtl w:val="0"/>
              </w:rPr>
              <w:t xml:space="preserve">Customer can message merchant directly from the bot.</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9">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A">
            <w:pPr>
              <w:tabs>
                <w:tab w:val="left" w:leader="none" w:pos="540"/>
                <w:tab w:val="left" w:leader="none" w:pos="540"/>
              </w:tabs>
              <w:spacing w:before="240" w:lineRule="auto"/>
              <w:rPr>
                <w:sz w:val="18"/>
                <w:szCs w:val="18"/>
              </w:rPr>
            </w:pPr>
            <w:r w:rsidDel="00000000" w:rsidR="00000000" w:rsidRPr="00000000">
              <w:rPr>
                <w:sz w:val="18"/>
                <w:szCs w:val="18"/>
                <w:rtl w:val="0"/>
              </w:rPr>
              <w:t xml:space="preserve">View Order History</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B">
            <w:pPr>
              <w:tabs>
                <w:tab w:val="left" w:leader="none" w:pos="540"/>
                <w:tab w:val="left" w:leader="none" w:pos="540"/>
              </w:tabs>
              <w:spacing w:before="240" w:lineRule="auto"/>
              <w:rPr>
                <w:sz w:val="18"/>
                <w:szCs w:val="18"/>
              </w:rPr>
            </w:pPr>
            <w:r w:rsidDel="00000000" w:rsidR="00000000" w:rsidRPr="00000000">
              <w:rPr>
                <w:sz w:val="18"/>
                <w:szCs w:val="18"/>
                <w:rtl w:val="0"/>
              </w:rPr>
              <w:t xml:space="preserve">Displays previous orders with status + totals.</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6C">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Merchant Dashboard (Next.js)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D">
            <w:pPr>
              <w:tabs>
                <w:tab w:val="left" w:leader="none" w:pos="540"/>
                <w:tab w:val="left" w:leader="none" w:pos="540"/>
              </w:tabs>
              <w:spacing w:before="240" w:lineRule="auto"/>
              <w:rPr>
                <w:sz w:val="18"/>
                <w:szCs w:val="18"/>
              </w:rPr>
            </w:pPr>
            <w:r w:rsidDel="00000000" w:rsidR="00000000" w:rsidRPr="00000000">
              <w:rPr>
                <w:sz w:val="18"/>
                <w:szCs w:val="18"/>
                <w:rtl w:val="0"/>
              </w:rPr>
              <w:t xml:space="preserve">Merchant Registration</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E">
            <w:pPr>
              <w:tabs>
                <w:tab w:val="left" w:leader="none" w:pos="540"/>
                <w:tab w:val="left" w:leader="none" w:pos="540"/>
              </w:tabs>
              <w:spacing w:before="240" w:lineRule="auto"/>
              <w:rPr>
                <w:sz w:val="18"/>
                <w:szCs w:val="18"/>
              </w:rPr>
            </w:pPr>
            <w:r w:rsidDel="00000000" w:rsidR="00000000" w:rsidRPr="00000000">
              <w:rPr>
                <w:sz w:val="18"/>
                <w:szCs w:val="18"/>
                <w:rtl w:val="0"/>
              </w:rPr>
              <w:t xml:space="preserve">Create merchant account with shop details.</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6F">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0">
            <w:pPr>
              <w:tabs>
                <w:tab w:val="left" w:leader="none" w:pos="540"/>
                <w:tab w:val="left" w:leader="none" w:pos="540"/>
              </w:tabs>
              <w:spacing w:before="240" w:lineRule="auto"/>
              <w:rPr>
                <w:sz w:val="18"/>
                <w:szCs w:val="18"/>
              </w:rPr>
            </w:pPr>
            <w:r w:rsidDel="00000000" w:rsidR="00000000" w:rsidRPr="00000000">
              <w:rPr>
                <w:sz w:val="18"/>
                <w:szCs w:val="18"/>
                <w:rtl w:val="0"/>
              </w:rPr>
              <w:t xml:space="preserve">Merchant Login (Telegram Authorized)</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1">
            <w:pPr>
              <w:tabs>
                <w:tab w:val="left" w:leader="none" w:pos="540"/>
                <w:tab w:val="left" w:leader="none" w:pos="540"/>
              </w:tabs>
              <w:spacing w:before="240" w:lineRule="auto"/>
              <w:rPr>
                <w:sz w:val="18"/>
                <w:szCs w:val="18"/>
              </w:rPr>
            </w:pPr>
            <w:r w:rsidDel="00000000" w:rsidR="00000000" w:rsidRPr="00000000">
              <w:rPr>
                <w:sz w:val="18"/>
                <w:szCs w:val="18"/>
                <w:rtl w:val="0"/>
              </w:rPr>
              <w:t xml:space="preserve">Merchants access dashboard through Telegram secure login URL.</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2">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3">
            <w:pPr>
              <w:tabs>
                <w:tab w:val="left" w:leader="none" w:pos="540"/>
                <w:tab w:val="left" w:leader="none" w:pos="540"/>
              </w:tabs>
              <w:spacing w:before="240" w:lineRule="auto"/>
              <w:rPr>
                <w:sz w:val="18"/>
                <w:szCs w:val="18"/>
              </w:rPr>
            </w:pPr>
            <w:r w:rsidDel="00000000" w:rsidR="00000000" w:rsidRPr="00000000">
              <w:rPr>
                <w:sz w:val="18"/>
                <w:szCs w:val="18"/>
                <w:rtl w:val="0"/>
              </w:rPr>
              <w:t xml:space="preserve">Product Management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4">
            <w:pPr>
              <w:tabs>
                <w:tab w:val="left" w:leader="none" w:pos="540"/>
                <w:tab w:val="left" w:leader="none" w:pos="540"/>
              </w:tabs>
              <w:spacing w:before="240" w:lineRule="auto"/>
              <w:rPr>
                <w:sz w:val="18"/>
                <w:szCs w:val="18"/>
              </w:rPr>
            </w:pPr>
            <w:r w:rsidDel="00000000" w:rsidR="00000000" w:rsidRPr="00000000">
              <w:rPr>
                <w:sz w:val="18"/>
                <w:szCs w:val="18"/>
                <w:rtl w:val="0"/>
              </w:rPr>
              <w:t xml:space="preserve">Add/edit/delete products + upload multiple images.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5">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6">
            <w:pPr>
              <w:tabs>
                <w:tab w:val="left" w:leader="none" w:pos="540"/>
                <w:tab w:val="left" w:leader="none" w:pos="540"/>
              </w:tabs>
              <w:spacing w:before="240" w:lineRule="auto"/>
              <w:rPr>
                <w:sz w:val="18"/>
                <w:szCs w:val="18"/>
              </w:rPr>
            </w:pPr>
            <w:r w:rsidDel="00000000" w:rsidR="00000000" w:rsidRPr="00000000">
              <w:rPr>
                <w:sz w:val="18"/>
                <w:szCs w:val="18"/>
                <w:rtl w:val="0"/>
              </w:rPr>
              <w:t xml:space="preserve">Order Management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7">
            <w:pPr>
              <w:tabs>
                <w:tab w:val="left" w:leader="none" w:pos="540"/>
                <w:tab w:val="left" w:leader="none" w:pos="540"/>
              </w:tabs>
              <w:spacing w:before="240" w:lineRule="auto"/>
              <w:rPr>
                <w:sz w:val="18"/>
                <w:szCs w:val="18"/>
              </w:rPr>
            </w:pPr>
            <w:r w:rsidDel="00000000" w:rsidR="00000000" w:rsidRPr="00000000">
              <w:rPr>
                <w:sz w:val="18"/>
                <w:szCs w:val="18"/>
                <w:rtl w:val="0"/>
              </w:rPr>
              <w:t xml:space="preserve">Confirm orders, update statuses, assign shipper details.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8">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9">
            <w:pPr>
              <w:tabs>
                <w:tab w:val="left" w:leader="none" w:pos="540"/>
                <w:tab w:val="left" w:leader="none" w:pos="540"/>
              </w:tabs>
              <w:spacing w:before="240" w:lineRule="auto"/>
              <w:rPr>
                <w:sz w:val="18"/>
                <w:szCs w:val="18"/>
              </w:rPr>
            </w:pPr>
            <w:r w:rsidDel="00000000" w:rsidR="00000000" w:rsidRPr="00000000">
              <w:rPr>
                <w:sz w:val="18"/>
                <w:szCs w:val="18"/>
                <w:rtl w:val="0"/>
              </w:rPr>
              <w:t xml:space="preserve">Dashboard Analytics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A">
            <w:pPr>
              <w:tabs>
                <w:tab w:val="left" w:leader="none" w:pos="540"/>
                <w:tab w:val="left" w:leader="none" w:pos="540"/>
              </w:tabs>
              <w:spacing w:before="240" w:lineRule="auto"/>
              <w:rPr>
                <w:sz w:val="18"/>
                <w:szCs w:val="18"/>
              </w:rPr>
            </w:pPr>
            <w:r w:rsidDel="00000000" w:rsidR="00000000" w:rsidRPr="00000000">
              <w:rPr>
                <w:sz w:val="18"/>
                <w:szCs w:val="18"/>
                <w:rtl w:val="0"/>
              </w:rPr>
              <w:t xml:space="preserve">Show total sales, order count, top products.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B">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C">
            <w:pPr>
              <w:tabs>
                <w:tab w:val="left" w:leader="none" w:pos="540"/>
                <w:tab w:val="left" w:leader="none" w:pos="540"/>
              </w:tabs>
              <w:spacing w:before="240" w:lineRule="auto"/>
              <w:rPr>
                <w:sz w:val="18"/>
                <w:szCs w:val="18"/>
              </w:rPr>
            </w:pPr>
            <w:r w:rsidDel="00000000" w:rsidR="00000000" w:rsidRPr="00000000">
              <w:rPr>
                <w:sz w:val="18"/>
                <w:szCs w:val="18"/>
                <w:rtl w:val="0"/>
              </w:rPr>
              <w:t xml:space="preserve">Promotions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D">
            <w:pPr>
              <w:tabs>
                <w:tab w:val="left" w:leader="none" w:pos="540"/>
                <w:tab w:val="left" w:leader="none" w:pos="540"/>
              </w:tabs>
              <w:spacing w:before="240" w:lineRule="auto"/>
              <w:rPr>
                <w:sz w:val="18"/>
                <w:szCs w:val="18"/>
              </w:rPr>
            </w:pPr>
            <w:r w:rsidDel="00000000" w:rsidR="00000000" w:rsidRPr="00000000">
              <w:rPr>
                <w:sz w:val="18"/>
                <w:szCs w:val="18"/>
                <w:rtl w:val="0"/>
              </w:rPr>
              <w:t xml:space="preserve">Create discounts, promo codes, seasonal offers.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E">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7F">
            <w:pPr>
              <w:tabs>
                <w:tab w:val="left" w:leader="none" w:pos="540"/>
                <w:tab w:val="left" w:leader="none" w:pos="540"/>
              </w:tabs>
              <w:spacing w:before="240" w:lineRule="auto"/>
              <w:rPr>
                <w:sz w:val="18"/>
                <w:szCs w:val="18"/>
              </w:rPr>
            </w:pPr>
            <w:r w:rsidDel="00000000" w:rsidR="00000000" w:rsidRPr="00000000">
              <w:rPr>
                <w:sz w:val="18"/>
                <w:szCs w:val="18"/>
                <w:rtl w:val="0"/>
              </w:rPr>
              <w:t xml:space="preserve">Customer Support</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0">
            <w:pPr>
              <w:tabs>
                <w:tab w:val="left" w:leader="none" w:pos="540"/>
                <w:tab w:val="left" w:leader="none" w:pos="540"/>
              </w:tabs>
              <w:spacing w:before="240" w:lineRule="auto"/>
              <w:rPr>
                <w:sz w:val="18"/>
                <w:szCs w:val="18"/>
              </w:rPr>
            </w:pPr>
            <w:r w:rsidDel="00000000" w:rsidR="00000000" w:rsidRPr="00000000">
              <w:rPr>
                <w:sz w:val="18"/>
                <w:szCs w:val="18"/>
                <w:rtl w:val="0"/>
              </w:rPr>
              <w:t xml:space="preserve">Respond to customer support tickets.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1">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2">
            <w:pPr>
              <w:tabs>
                <w:tab w:val="left" w:leader="none" w:pos="540"/>
                <w:tab w:val="left" w:leader="none" w:pos="540"/>
              </w:tabs>
              <w:spacing w:before="240" w:lineRule="auto"/>
              <w:rPr>
                <w:sz w:val="18"/>
                <w:szCs w:val="18"/>
              </w:rPr>
            </w:pPr>
            <w:r w:rsidDel="00000000" w:rsidR="00000000" w:rsidRPr="00000000">
              <w:rPr>
                <w:sz w:val="18"/>
                <w:szCs w:val="18"/>
                <w:rtl w:val="0"/>
              </w:rPr>
              <w:t xml:space="preserve">Shop Settings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3">
            <w:pPr>
              <w:tabs>
                <w:tab w:val="left" w:leader="none" w:pos="540"/>
                <w:tab w:val="left" w:leader="none" w:pos="540"/>
              </w:tabs>
              <w:spacing w:before="240" w:lineRule="auto"/>
              <w:rPr>
                <w:sz w:val="18"/>
                <w:szCs w:val="18"/>
              </w:rPr>
            </w:pPr>
            <w:r w:rsidDel="00000000" w:rsidR="00000000" w:rsidRPr="00000000">
              <w:rPr>
                <w:sz w:val="18"/>
                <w:szCs w:val="18"/>
                <w:rtl w:val="0"/>
              </w:rPr>
              <w:t xml:space="preserve">Edit shop name, phone, category, description.</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84">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Admin Dashboard</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5">
            <w:pPr>
              <w:tabs>
                <w:tab w:val="left" w:leader="none" w:pos="540"/>
                <w:tab w:val="left" w:leader="none" w:pos="540"/>
              </w:tabs>
              <w:spacing w:before="240" w:lineRule="auto"/>
              <w:rPr>
                <w:sz w:val="18"/>
                <w:szCs w:val="18"/>
              </w:rPr>
            </w:pPr>
            <w:r w:rsidDel="00000000" w:rsidR="00000000" w:rsidRPr="00000000">
              <w:rPr>
                <w:sz w:val="18"/>
                <w:szCs w:val="18"/>
                <w:rtl w:val="0"/>
              </w:rPr>
              <w:t xml:space="preserve">Admin Login</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6">
            <w:pPr>
              <w:tabs>
                <w:tab w:val="left" w:leader="none" w:pos="540"/>
                <w:tab w:val="left" w:leader="none" w:pos="540"/>
              </w:tabs>
              <w:spacing w:before="240" w:lineRule="auto"/>
              <w:rPr>
                <w:sz w:val="18"/>
                <w:szCs w:val="18"/>
              </w:rPr>
            </w:pPr>
            <w:r w:rsidDel="00000000" w:rsidR="00000000" w:rsidRPr="00000000">
              <w:rPr>
                <w:sz w:val="18"/>
                <w:szCs w:val="18"/>
                <w:rtl w:val="0"/>
              </w:rPr>
              <w:t xml:space="preserve">Full-access login for system administrators.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7">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8">
            <w:pPr>
              <w:tabs>
                <w:tab w:val="left" w:leader="none" w:pos="540"/>
                <w:tab w:val="left" w:leader="none" w:pos="540"/>
              </w:tabs>
              <w:spacing w:before="240" w:lineRule="auto"/>
              <w:rPr>
                <w:sz w:val="18"/>
                <w:szCs w:val="18"/>
              </w:rPr>
            </w:pPr>
            <w:r w:rsidDel="00000000" w:rsidR="00000000" w:rsidRPr="00000000">
              <w:rPr>
                <w:sz w:val="18"/>
                <w:szCs w:val="18"/>
                <w:rtl w:val="0"/>
              </w:rPr>
              <w:t xml:space="preserve">Manage Merchants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9">
            <w:pPr>
              <w:tabs>
                <w:tab w:val="left" w:leader="none" w:pos="540"/>
                <w:tab w:val="left" w:leader="none" w:pos="540"/>
              </w:tabs>
              <w:spacing w:before="240" w:lineRule="auto"/>
              <w:rPr>
                <w:sz w:val="18"/>
                <w:szCs w:val="18"/>
              </w:rPr>
            </w:pPr>
            <w:r w:rsidDel="00000000" w:rsidR="00000000" w:rsidRPr="00000000">
              <w:rPr>
                <w:sz w:val="18"/>
                <w:szCs w:val="18"/>
                <w:rtl w:val="0"/>
              </w:rPr>
              <w:t xml:space="preserve">Approve, suspend, or delete merchant shops.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A">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B">
            <w:pPr>
              <w:tabs>
                <w:tab w:val="left" w:leader="none" w:pos="540"/>
                <w:tab w:val="left" w:leader="none" w:pos="540"/>
              </w:tabs>
              <w:spacing w:before="240" w:lineRule="auto"/>
              <w:rPr>
                <w:sz w:val="18"/>
                <w:szCs w:val="18"/>
              </w:rPr>
            </w:pPr>
            <w:r w:rsidDel="00000000" w:rsidR="00000000" w:rsidRPr="00000000">
              <w:rPr>
                <w:sz w:val="18"/>
                <w:szCs w:val="18"/>
                <w:rtl w:val="0"/>
              </w:rPr>
              <w:t xml:space="preserve">Manage Categories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C">
            <w:pPr>
              <w:tabs>
                <w:tab w:val="left" w:leader="none" w:pos="540"/>
                <w:tab w:val="left" w:leader="none" w:pos="540"/>
              </w:tabs>
              <w:spacing w:before="240" w:lineRule="auto"/>
              <w:rPr>
                <w:sz w:val="18"/>
                <w:szCs w:val="18"/>
              </w:rPr>
            </w:pPr>
            <w:r w:rsidDel="00000000" w:rsidR="00000000" w:rsidRPr="00000000">
              <w:rPr>
                <w:sz w:val="18"/>
                <w:szCs w:val="18"/>
                <w:rtl w:val="0"/>
              </w:rPr>
              <w:t xml:space="preserve">Add/remove/update product categories.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D">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E">
            <w:pPr>
              <w:tabs>
                <w:tab w:val="left" w:leader="none" w:pos="540"/>
                <w:tab w:val="left" w:leader="none" w:pos="540"/>
              </w:tabs>
              <w:spacing w:before="240" w:lineRule="auto"/>
              <w:rPr>
                <w:sz w:val="18"/>
                <w:szCs w:val="18"/>
              </w:rPr>
            </w:pPr>
            <w:r w:rsidDel="00000000" w:rsidR="00000000" w:rsidRPr="00000000">
              <w:rPr>
                <w:sz w:val="18"/>
                <w:szCs w:val="18"/>
                <w:rtl w:val="0"/>
              </w:rPr>
              <w:t xml:space="preserve">System Reports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8F">
            <w:pPr>
              <w:tabs>
                <w:tab w:val="left" w:leader="none" w:pos="540"/>
                <w:tab w:val="left" w:leader="none" w:pos="540"/>
              </w:tabs>
              <w:spacing w:before="240" w:lineRule="auto"/>
              <w:rPr>
                <w:sz w:val="18"/>
                <w:szCs w:val="18"/>
              </w:rPr>
            </w:pPr>
            <w:r w:rsidDel="00000000" w:rsidR="00000000" w:rsidRPr="00000000">
              <w:rPr>
                <w:sz w:val="18"/>
                <w:szCs w:val="18"/>
                <w:rtl w:val="0"/>
              </w:rPr>
              <w:t xml:space="preserve">Total users, merchants, orders, payments.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0">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1">
            <w:pPr>
              <w:tabs>
                <w:tab w:val="left" w:leader="none" w:pos="540"/>
                <w:tab w:val="left" w:leader="none" w:pos="540"/>
              </w:tabs>
              <w:spacing w:before="240" w:lineRule="auto"/>
              <w:rPr>
                <w:sz w:val="18"/>
                <w:szCs w:val="18"/>
              </w:rPr>
            </w:pPr>
            <w:r w:rsidDel="00000000" w:rsidR="00000000" w:rsidRPr="00000000">
              <w:rPr>
                <w:sz w:val="18"/>
                <w:szCs w:val="18"/>
                <w:rtl w:val="0"/>
              </w:rPr>
              <w:t xml:space="preserve">Platform Analytics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2">
            <w:pPr>
              <w:tabs>
                <w:tab w:val="left" w:leader="none" w:pos="540"/>
                <w:tab w:val="left" w:leader="none" w:pos="540"/>
              </w:tabs>
              <w:spacing w:before="240" w:lineRule="auto"/>
              <w:rPr>
                <w:sz w:val="18"/>
                <w:szCs w:val="18"/>
              </w:rPr>
            </w:pPr>
            <w:r w:rsidDel="00000000" w:rsidR="00000000" w:rsidRPr="00000000">
              <w:rPr>
                <w:sz w:val="18"/>
                <w:szCs w:val="18"/>
                <w:rtl w:val="0"/>
              </w:rPr>
              <w:t xml:space="preserve">Daily/weekly/monthly activity insight.</w:t>
            </w:r>
          </w:p>
        </w:tc>
      </w:tr>
      <w:tr>
        <w:trPr>
          <w:cantSplit w:val="0"/>
          <w:trHeight w:val="435"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3">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4">
            <w:pPr>
              <w:tabs>
                <w:tab w:val="left" w:leader="none" w:pos="540"/>
                <w:tab w:val="left" w:leader="none" w:pos="540"/>
              </w:tabs>
              <w:spacing w:before="240" w:lineRule="auto"/>
              <w:rPr>
                <w:sz w:val="18"/>
                <w:szCs w:val="18"/>
              </w:rPr>
            </w:pPr>
            <w:r w:rsidDel="00000000" w:rsidR="00000000" w:rsidRPr="00000000">
              <w:rPr>
                <w:sz w:val="18"/>
                <w:szCs w:val="18"/>
                <w:rtl w:val="0"/>
              </w:rPr>
              <w:t xml:space="preserve">System-Wide Promotions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5">
            <w:pPr>
              <w:tabs>
                <w:tab w:val="left" w:leader="none" w:pos="540"/>
                <w:tab w:val="left" w:leader="none" w:pos="540"/>
              </w:tabs>
              <w:spacing w:before="240" w:lineRule="auto"/>
              <w:rPr>
                <w:sz w:val="18"/>
                <w:szCs w:val="18"/>
              </w:rPr>
            </w:pPr>
            <w:r w:rsidDel="00000000" w:rsidR="00000000" w:rsidRPr="00000000">
              <w:rPr>
                <w:sz w:val="18"/>
                <w:szCs w:val="18"/>
                <w:rtl w:val="0"/>
              </w:rPr>
              <w:t xml:space="preserve">Create promotions for entire platform.</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6">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7">
            <w:pPr>
              <w:tabs>
                <w:tab w:val="left" w:leader="none" w:pos="540"/>
                <w:tab w:val="left" w:leader="none" w:pos="540"/>
              </w:tabs>
              <w:spacing w:before="240" w:lineRule="auto"/>
              <w:rPr>
                <w:sz w:val="18"/>
                <w:szCs w:val="18"/>
              </w:rPr>
            </w:pPr>
            <w:r w:rsidDel="00000000" w:rsidR="00000000" w:rsidRPr="00000000">
              <w:rPr>
                <w:sz w:val="18"/>
                <w:szCs w:val="18"/>
                <w:rtl w:val="0"/>
              </w:rPr>
              <w:t xml:space="preserve">Logs &amp; Monitoring</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8">
            <w:pPr>
              <w:tabs>
                <w:tab w:val="left" w:leader="none" w:pos="540"/>
                <w:tab w:val="left" w:leader="none" w:pos="540"/>
              </w:tabs>
              <w:spacing w:before="240" w:lineRule="auto"/>
              <w:rPr>
                <w:sz w:val="18"/>
                <w:szCs w:val="18"/>
              </w:rPr>
            </w:pPr>
            <w:r w:rsidDel="00000000" w:rsidR="00000000" w:rsidRPr="00000000">
              <w:rPr>
                <w:sz w:val="18"/>
                <w:szCs w:val="18"/>
                <w:rtl w:val="0"/>
              </w:rPr>
              <w:t xml:space="preserve">Tracks bot errors, API issues, and system events.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99">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Backend (FastAPI)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A">
            <w:pPr>
              <w:tabs>
                <w:tab w:val="left" w:leader="none" w:pos="540"/>
                <w:tab w:val="left" w:leader="none" w:pos="540"/>
              </w:tabs>
              <w:spacing w:before="240" w:lineRule="auto"/>
              <w:rPr>
                <w:sz w:val="18"/>
                <w:szCs w:val="18"/>
              </w:rPr>
            </w:pPr>
            <w:r w:rsidDel="00000000" w:rsidR="00000000" w:rsidRPr="00000000">
              <w:rPr>
                <w:sz w:val="18"/>
                <w:szCs w:val="18"/>
                <w:rtl w:val="0"/>
              </w:rPr>
              <w:t xml:space="preserve">Authentication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B">
            <w:pPr>
              <w:tabs>
                <w:tab w:val="left" w:leader="none" w:pos="540"/>
                <w:tab w:val="left" w:leader="none" w:pos="540"/>
              </w:tabs>
              <w:spacing w:before="240" w:lineRule="auto"/>
              <w:rPr>
                <w:sz w:val="18"/>
                <w:szCs w:val="18"/>
              </w:rPr>
            </w:pPr>
            <w:r w:rsidDel="00000000" w:rsidR="00000000" w:rsidRPr="00000000">
              <w:rPr>
                <w:sz w:val="18"/>
                <w:szCs w:val="18"/>
                <w:rtl w:val="0"/>
              </w:rPr>
              <w:t xml:space="preserve">JWT login for dashboard, Telegram hash verification.</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C">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D">
            <w:pPr>
              <w:tabs>
                <w:tab w:val="left" w:leader="none" w:pos="540"/>
                <w:tab w:val="left" w:leader="none" w:pos="540"/>
              </w:tabs>
              <w:spacing w:before="240" w:lineRule="auto"/>
              <w:rPr>
                <w:sz w:val="18"/>
                <w:szCs w:val="18"/>
              </w:rPr>
            </w:pPr>
            <w:r w:rsidDel="00000000" w:rsidR="00000000" w:rsidRPr="00000000">
              <w:rPr>
                <w:sz w:val="18"/>
                <w:szCs w:val="18"/>
                <w:rtl w:val="0"/>
              </w:rPr>
              <w:t xml:space="preserve">Products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E">
            <w:pPr>
              <w:tabs>
                <w:tab w:val="left" w:leader="none" w:pos="540"/>
                <w:tab w:val="left" w:leader="none" w:pos="540"/>
              </w:tabs>
              <w:spacing w:before="240" w:lineRule="auto"/>
              <w:rPr>
                <w:sz w:val="18"/>
                <w:szCs w:val="18"/>
              </w:rPr>
            </w:pPr>
            <w:r w:rsidDel="00000000" w:rsidR="00000000" w:rsidRPr="00000000">
              <w:rPr>
                <w:sz w:val="18"/>
                <w:szCs w:val="18"/>
                <w:rtl w:val="0"/>
              </w:rPr>
              <w:t xml:space="preserve">CRUD for merchants, list/filter for customers.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9F">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0">
            <w:pPr>
              <w:tabs>
                <w:tab w:val="left" w:leader="none" w:pos="540"/>
                <w:tab w:val="left" w:leader="none" w:pos="540"/>
              </w:tabs>
              <w:spacing w:before="240" w:lineRule="auto"/>
              <w:rPr>
                <w:sz w:val="18"/>
                <w:szCs w:val="18"/>
              </w:rPr>
            </w:pPr>
            <w:r w:rsidDel="00000000" w:rsidR="00000000" w:rsidRPr="00000000">
              <w:rPr>
                <w:sz w:val="18"/>
                <w:szCs w:val="18"/>
                <w:rtl w:val="0"/>
              </w:rPr>
              <w:t xml:space="preserve">Cart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1">
            <w:pPr>
              <w:tabs>
                <w:tab w:val="left" w:leader="none" w:pos="540"/>
                <w:tab w:val="left" w:leader="none" w:pos="540"/>
              </w:tabs>
              <w:spacing w:before="240" w:lineRule="auto"/>
              <w:rPr>
                <w:sz w:val="18"/>
                <w:szCs w:val="18"/>
              </w:rPr>
            </w:pPr>
            <w:r w:rsidDel="00000000" w:rsidR="00000000" w:rsidRPr="00000000">
              <w:rPr>
                <w:sz w:val="18"/>
                <w:szCs w:val="18"/>
                <w:rtl w:val="0"/>
              </w:rPr>
              <w:t xml:space="preserve">Manages cart items, quantity, totals.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2">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3">
            <w:pPr>
              <w:tabs>
                <w:tab w:val="left" w:leader="none" w:pos="540"/>
                <w:tab w:val="left" w:leader="none" w:pos="540"/>
              </w:tabs>
              <w:spacing w:before="240" w:lineRule="auto"/>
              <w:rPr>
                <w:sz w:val="18"/>
                <w:szCs w:val="18"/>
              </w:rPr>
            </w:pPr>
            <w:r w:rsidDel="00000000" w:rsidR="00000000" w:rsidRPr="00000000">
              <w:rPr>
                <w:sz w:val="18"/>
                <w:szCs w:val="18"/>
                <w:rtl w:val="0"/>
              </w:rPr>
              <w:t xml:space="preserve">Orders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4">
            <w:pPr>
              <w:tabs>
                <w:tab w:val="left" w:leader="none" w:pos="540"/>
                <w:tab w:val="left" w:leader="none" w:pos="540"/>
              </w:tabs>
              <w:spacing w:before="240" w:lineRule="auto"/>
              <w:rPr>
                <w:sz w:val="18"/>
                <w:szCs w:val="18"/>
              </w:rPr>
            </w:pPr>
            <w:r w:rsidDel="00000000" w:rsidR="00000000" w:rsidRPr="00000000">
              <w:rPr>
                <w:sz w:val="18"/>
                <w:szCs w:val="18"/>
                <w:rtl w:val="0"/>
              </w:rPr>
              <w:t xml:space="preserve">Creates, updates, and retrieves orders.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5">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6">
            <w:pPr>
              <w:tabs>
                <w:tab w:val="left" w:leader="none" w:pos="540"/>
                <w:tab w:val="left" w:leader="none" w:pos="540"/>
              </w:tabs>
              <w:spacing w:before="240" w:lineRule="auto"/>
              <w:rPr>
                <w:sz w:val="18"/>
                <w:szCs w:val="18"/>
              </w:rPr>
            </w:pPr>
            <w:r w:rsidDel="00000000" w:rsidR="00000000" w:rsidRPr="00000000">
              <w:rPr>
                <w:sz w:val="18"/>
                <w:szCs w:val="18"/>
                <w:rtl w:val="0"/>
              </w:rPr>
              <w:t xml:space="preserve">Payments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7">
            <w:pPr>
              <w:tabs>
                <w:tab w:val="left" w:leader="none" w:pos="540"/>
                <w:tab w:val="left" w:leader="none" w:pos="540"/>
              </w:tabs>
              <w:spacing w:before="240" w:lineRule="auto"/>
              <w:rPr>
                <w:sz w:val="18"/>
                <w:szCs w:val="18"/>
              </w:rPr>
            </w:pPr>
            <w:r w:rsidDel="00000000" w:rsidR="00000000" w:rsidRPr="00000000">
              <w:rPr>
                <w:sz w:val="18"/>
                <w:szCs w:val="18"/>
                <w:rtl w:val="0"/>
              </w:rPr>
              <w:t xml:space="preserve">Handles KHQR + COD workflows.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8">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9">
            <w:pPr>
              <w:tabs>
                <w:tab w:val="left" w:leader="none" w:pos="540"/>
                <w:tab w:val="left" w:leader="none" w:pos="540"/>
              </w:tabs>
              <w:spacing w:before="240" w:lineRule="auto"/>
              <w:rPr>
                <w:sz w:val="18"/>
                <w:szCs w:val="18"/>
              </w:rPr>
            </w:pPr>
            <w:r w:rsidDel="00000000" w:rsidR="00000000" w:rsidRPr="00000000">
              <w:rPr>
                <w:sz w:val="18"/>
                <w:szCs w:val="18"/>
                <w:rtl w:val="0"/>
              </w:rPr>
              <w:t xml:space="preserve">Reviews API</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A">
            <w:pPr>
              <w:tabs>
                <w:tab w:val="left" w:leader="none" w:pos="540"/>
                <w:tab w:val="left" w:leader="none" w:pos="540"/>
              </w:tabs>
              <w:spacing w:before="240" w:lineRule="auto"/>
              <w:rPr>
                <w:sz w:val="18"/>
                <w:szCs w:val="18"/>
              </w:rPr>
            </w:pPr>
            <w:r w:rsidDel="00000000" w:rsidR="00000000" w:rsidRPr="00000000">
              <w:rPr>
                <w:sz w:val="18"/>
                <w:szCs w:val="18"/>
                <w:rtl w:val="0"/>
              </w:rPr>
              <w:t xml:space="preserve">Stores product reviews and calculates ratings.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B">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C">
            <w:pPr>
              <w:tabs>
                <w:tab w:val="left" w:leader="none" w:pos="540"/>
                <w:tab w:val="left" w:leader="none" w:pos="540"/>
              </w:tabs>
              <w:spacing w:before="240" w:lineRule="auto"/>
              <w:rPr>
                <w:sz w:val="18"/>
                <w:szCs w:val="18"/>
              </w:rPr>
            </w:pPr>
            <w:r w:rsidDel="00000000" w:rsidR="00000000" w:rsidRPr="00000000">
              <w:rPr>
                <w:sz w:val="18"/>
                <w:szCs w:val="18"/>
                <w:rtl w:val="0"/>
              </w:rPr>
              <w:t xml:space="preserve">Webhook Processor</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D">
            <w:pPr>
              <w:tabs>
                <w:tab w:val="left" w:leader="none" w:pos="540"/>
                <w:tab w:val="left" w:leader="none" w:pos="540"/>
              </w:tabs>
              <w:spacing w:before="240" w:lineRule="auto"/>
              <w:rPr>
                <w:sz w:val="18"/>
                <w:szCs w:val="18"/>
              </w:rPr>
            </w:pPr>
            <w:r w:rsidDel="00000000" w:rsidR="00000000" w:rsidRPr="00000000">
              <w:rPr>
                <w:sz w:val="18"/>
                <w:szCs w:val="18"/>
                <w:rtl w:val="0"/>
              </w:rPr>
              <w:t xml:space="preserve">Handles Telegram bot updates in real time.</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shd w:fill="f5f5f5" w:val="clear"/>
            <w:tcMar>
              <w:top w:w="20.0" w:type="dxa"/>
              <w:left w:w="20.0" w:type="dxa"/>
              <w:bottom w:w="20.0" w:type="dxa"/>
              <w:right w:w="20.0" w:type="dxa"/>
            </w:tcMar>
            <w:vAlign w:val="top"/>
          </w:tcPr>
          <w:p w:rsidR="00000000" w:rsidDel="00000000" w:rsidP="00000000" w:rsidRDefault="00000000" w:rsidRPr="00000000" w14:paraId="000002AE">
            <w:pPr>
              <w:tabs>
                <w:tab w:val="left" w:leader="none" w:pos="540"/>
                <w:tab w:val="left" w:leader="none" w:pos="540"/>
              </w:tabs>
              <w:spacing w:before="240" w:lineRule="auto"/>
              <w:rPr>
                <w:b w:val="1"/>
                <w:bCs w:val="1"/>
                <w:sz w:val="18"/>
                <w:szCs w:val="18"/>
              </w:rPr>
            </w:pPr>
            <w:r w:rsidDel="00000000" w:rsidR="00000000" w:rsidRPr="00000000">
              <w:rPr>
                <w:b w:val="1"/>
                <w:bCs w:val="1"/>
                <w:sz w:val="18"/>
                <w:szCs w:val="18"/>
                <w:rtl w:val="0"/>
              </w:rPr>
              <w:t xml:space="preserve">Database (MySQL)</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AF">
            <w:pPr>
              <w:tabs>
                <w:tab w:val="left" w:leader="none" w:pos="540"/>
                <w:tab w:val="left" w:leader="none" w:pos="540"/>
              </w:tabs>
              <w:spacing w:before="240" w:lineRule="auto"/>
              <w:rPr>
                <w:sz w:val="18"/>
                <w:szCs w:val="18"/>
              </w:rPr>
            </w:pPr>
            <w:r w:rsidDel="00000000" w:rsidR="00000000" w:rsidRPr="00000000">
              <w:rPr>
                <w:sz w:val="18"/>
                <w:szCs w:val="18"/>
                <w:rtl w:val="0"/>
              </w:rPr>
              <w:t xml:space="preserve">User Table</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0">
            <w:pPr>
              <w:tabs>
                <w:tab w:val="left" w:leader="none" w:pos="540"/>
                <w:tab w:val="left" w:leader="none" w:pos="540"/>
              </w:tabs>
              <w:spacing w:before="240" w:lineRule="auto"/>
              <w:rPr>
                <w:sz w:val="18"/>
                <w:szCs w:val="18"/>
              </w:rPr>
            </w:pPr>
            <w:r w:rsidDel="00000000" w:rsidR="00000000" w:rsidRPr="00000000">
              <w:rPr>
                <w:sz w:val="18"/>
                <w:szCs w:val="18"/>
                <w:rtl w:val="0"/>
              </w:rPr>
              <w:t xml:space="preserve">Stores customers, merchants, admins.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1">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2">
            <w:pPr>
              <w:tabs>
                <w:tab w:val="left" w:leader="none" w:pos="540"/>
                <w:tab w:val="left" w:leader="none" w:pos="540"/>
              </w:tabs>
              <w:spacing w:before="240" w:lineRule="auto"/>
              <w:rPr>
                <w:sz w:val="18"/>
                <w:szCs w:val="18"/>
              </w:rPr>
            </w:pPr>
            <w:r w:rsidDel="00000000" w:rsidR="00000000" w:rsidRPr="00000000">
              <w:rPr>
                <w:sz w:val="18"/>
                <w:szCs w:val="18"/>
                <w:rtl w:val="0"/>
              </w:rPr>
              <w:t xml:space="preserve">Merchant Table</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3">
            <w:pPr>
              <w:tabs>
                <w:tab w:val="left" w:leader="none" w:pos="540"/>
                <w:tab w:val="left" w:leader="none" w:pos="540"/>
              </w:tabs>
              <w:spacing w:before="240" w:lineRule="auto"/>
              <w:rPr>
                <w:sz w:val="18"/>
                <w:szCs w:val="18"/>
              </w:rPr>
            </w:pPr>
            <w:r w:rsidDel="00000000" w:rsidR="00000000" w:rsidRPr="00000000">
              <w:rPr>
                <w:sz w:val="18"/>
                <w:szCs w:val="18"/>
                <w:rtl w:val="0"/>
              </w:rPr>
              <w:t xml:space="preserve">Shop info + status + owner ID.</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4">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5">
            <w:pPr>
              <w:tabs>
                <w:tab w:val="left" w:leader="none" w:pos="540"/>
                <w:tab w:val="left" w:leader="none" w:pos="540"/>
              </w:tabs>
              <w:spacing w:before="240" w:lineRule="auto"/>
              <w:rPr>
                <w:sz w:val="18"/>
                <w:szCs w:val="18"/>
              </w:rPr>
            </w:pPr>
            <w:r w:rsidDel="00000000" w:rsidR="00000000" w:rsidRPr="00000000">
              <w:rPr>
                <w:sz w:val="18"/>
                <w:szCs w:val="18"/>
                <w:rtl w:val="0"/>
              </w:rPr>
              <w:t xml:space="preserve">Telegram Config</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6">
            <w:pPr>
              <w:tabs>
                <w:tab w:val="left" w:leader="none" w:pos="540"/>
                <w:tab w:val="left" w:leader="none" w:pos="540"/>
              </w:tabs>
              <w:spacing w:before="240" w:lineRule="auto"/>
              <w:rPr>
                <w:sz w:val="18"/>
                <w:szCs w:val="18"/>
              </w:rPr>
            </w:pPr>
            <w:r w:rsidDel="00000000" w:rsidR="00000000" w:rsidRPr="00000000">
              <w:rPr>
                <w:sz w:val="18"/>
                <w:szCs w:val="18"/>
                <w:rtl w:val="0"/>
              </w:rPr>
              <w:t xml:space="preserve">Bot tokens + merchant admin Telegram IDs.</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7">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8">
            <w:pPr>
              <w:tabs>
                <w:tab w:val="left" w:leader="none" w:pos="540"/>
                <w:tab w:val="left" w:leader="none" w:pos="540"/>
              </w:tabs>
              <w:spacing w:before="240" w:lineRule="auto"/>
              <w:rPr>
                <w:sz w:val="18"/>
                <w:szCs w:val="18"/>
              </w:rPr>
            </w:pPr>
            <w:r w:rsidDel="00000000" w:rsidR="00000000" w:rsidRPr="00000000">
              <w:rPr>
                <w:sz w:val="18"/>
                <w:szCs w:val="18"/>
                <w:rtl w:val="0"/>
              </w:rPr>
              <w:t xml:space="preserve">Products &amp; Images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9">
            <w:pPr>
              <w:tabs>
                <w:tab w:val="left" w:leader="none" w:pos="540"/>
                <w:tab w:val="left" w:leader="none" w:pos="540"/>
              </w:tabs>
              <w:spacing w:before="240" w:lineRule="auto"/>
              <w:rPr>
                <w:sz w:val="18"/>
                <w:szCs w:val="18"/>
              </w:rPr>
            </w:pPr>
            <w:r w:rsidDel="00000000" w:rsidR="00000000" w:rsidRPr="00000000">
              <w:rPr>
                <w:sz w:val="18"/>
                <w:szCs w:val="18"/>
                <w:rtl w:val="0"/>
              </w:rPr>
              <w:t xml:space="preserve">Products + multiple images per product.</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A">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B">
            <w:pPr>
              <w:tabs>
                <w:tab w:val="left" w:leader="none" w:pos="540"/>
                <w:tab w:val="left" w:leader="none" w:pos="540"/>
              </w:tabs>
              <w:spacing w:before="240" w:lineRule="auto"/>
              <w:rPr>
                <w:sz w:val="18"/>
                <w:szCs w:val="18"/>
              </w:rPr>
            </w:pPr>
            <w:r w:rsidDel="00000000" w:rsidR="00000000" w:rsidRPr="00000000">
              <w:rPr>
                <w:sz w:val="18"/>
                <w:szCs w:val="18"/>
                <w:rtl w:val="0"/>
              </w:rPr>
              <w:t xml:space="preserve">Orders &amp; Order Items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C">
            <w:pPr>
              <w:tabs>
                <w:tab w:val="left" w:leader="none" w:pos="540"/>
                <w:tab w:val="left" w:leader="none" w:pos="540"/>
              </w:tabs>
              <w:spacing w:before="240" w:lineRule="auto"/>
              <w:rPr>
                <w:sz w:val="18"/>
                <w:szCs w:val="18"/>
              </w:rPr>
            </w:pPr>
            <w:r w:rsidDel="00000000" w:rsidR="00000000" w:rsidRPr="00000000">
              <w:rPr>
                <w:sz w:val="18"/>
                <w:szCs w:val="18"/>
                <w:rtl w:val="0"/>
              </w:rPr>
              <w:t xml:space="preserve">Complete e-commerce order structure.</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D">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E">
            <w:pPr>
              <w:tabs>
                <w:tab w:val="left" w:leader="none" w:pos="540"/>
                <w:tab w:val="left" w:leader="none" w:pos="540"/>
              </w:tabs>
              <w:spacing w:before="240" w:lineRule="auto"/>
              <w:rPr>
                <w:sz w:val="18"/>
                <w:szCs w:val="18"/>
              </w:rPr>
            </w:pPr>
            <w:r w:rsidDel="00000000" w:rsidR="00000000" w:rsidRPr="00000000">
              <w:rPr>
                <w:sz w:val="18"/>
                <w:szCs w:val="18"/>
                <w:rtl w:val="0"/>
              </w:rPr>
              <w:t xml:space="preserve">Payment Table</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BF">
            <w:pPr>
              <w:tabs>
                <w:tab w:val="left" w:leader="none" w:pos="540"/>
                <w:tab w:val="left" w:leader="none" w:pos="540"/>
              </w:tabs>
              <w:spacing w:before="240" w:lineRule="auto"/>
              <w:rPr>
                <w:sz w:val="18"/>
                <w:szCs w:val="18"/>
              </w:rPr>
            </w:pPr>
            <w:r w:rsidDel="00000000" w:rsidR="00000000" w:rsidRPr="00000000">
              <w:rPr>
                <w:sz w:val="18"/>
                <w:szCs w:val="18"/>
                <w:rtl w:val="0"/>
              </w:rPr>
              <w:t xml:space="preserve">KHQR, COD, transaction info.</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0">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1">
            <w:pPr>
              <w:tabs>
                <w:tab w:val="left" w:leader="none" w:pos="540"/>
                <w:tab w:val="left" w:leader="none" w:pos="540"/>
              </w:tabs>
              <w:spacing w:before="240" w:lineRule="auto"/>
              <w:rPr>
                <w:sz w:val="18"/>
                <w:szCs w:val="18"/>
              </w:rPr>
            </w:pPr>
            <w:r w:rsidDel="00000000" w:rsidR="00000000" w:rsidRPr="00000000">
              <w:rPr>
                <w:sz w:val="18"/>
                <w:szCs w:val="18"/>
                <w:rtl w:val="0"/>
              </w:rPr>
              <w:t xml:space="preserve">Reviews Table</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2">
            <w:pPr>
              <w:tabs>
                <w:tab w:val="left" w:leader="none" w:pos="540"/>
                <w:tab w:val="left" w:leader="none" w:pos="540"/>
              </w:tabs>
              <w:spacing w:before="240" w:lineRule="auto"/>
              <w:rPr>
                <w:sz w:val="18"/>
                <w:szCs w:val="18"/>
              </w:rPr>
            </w:pPr>
            <w:r w:rsidDel="00000000" w:rsidR="00000000" w:rsidRPr="00000000">
              <w:rPr>
                <w:sz w:val="18"/>
                <w:szCs w:val="18"/>
                <w:rtl w:val="0"/>
              </w:rPr>
              <w:t xml:space="preserve">Ratings, review text, verified purchase.</w:t>
            </w:r>
          </w:p>
        </w:tc>
      </w:tr>
      <w:tr>
        <w:trPr>
          <w:cantSplit w:val="0"/>
          <w:trHeight w:val="240" w:hRule="atLeast"/>
          <w:tblHeader w:val="0"/>
        </w:trPr>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3">
            <w:pPr>
              <w:tabs>
                <w:tab w:val="left" w:leader="none" w:pos="540"/>
                <w:tab w:val="left" w:leader="none" w:pos="540"/>
              </w:tabs>
              <w:rPr/>
            </w:pPr>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4">
            <w:pPr>
              <w:tabs>
                <w:tab w:val="left" w:leader="none" w:pos="540"/>
                <w:tab w:val="left" w:leader="none" w:pos="540"/>
              </w:tabs>
              <w:spacing w:before="240" w:lineRule="auto"/>
              <w:rPr>
                <w:sz w:val="18"/>
                <w:szCs w:val="18"/>
              </w:rPr>
            </w:pPr>
            <w:r w:rsidDel="00000000" w:rsidR="00000000" w:rsidRPr="00000000">
              <w:rPr>
                <w:sz w:val="18"/>
                <w:szCs w:val="18"/>
                <w:rtl w:val="0"/>
              </w:rPr>
              <w:t xml:space="preserve">Support Tickets</w:t>
            </w:r>
          </w:p>
        </w:tc>
        <w:tc>
          <w:tcPr>
            <w:tcBorders>
              <w:top w:color="e6e6e6" w:space="0" w:sz="5" w:val="single"/>
              <w:left w:color="e6e6e6" w:space="0" w:sz="5" w:val="single"/>
              <w:bottom w:color="e6e6e6" w:space="0" w:sz="5" w:val="single"/>
              <w:right w:color="e6e6e6" w:space="0" w:sz="5" w:val="single"/>
            </w:tcBorders>
            <w:tcMar>
              <w:top w:w="20.0" w:type="dxa"/>
              <w:left w:w="20.0" w:type="dxa"/>
              <w:bottom w:w="20.0" w:type="dxa"/>
              <w:right w:w="20.0" w:type="dxa"/>
            </w:tcMar>
            <w:vAlign w:val="top"/>
          </w:tcPr>
          <w:p w:rsidR="00000000" w:rsidDel="00000000" w:rsidP="00000000" w:rsidRDefault="00000000" w:rsidRPr="00000000" w14:paraId="000002C5">
            <w:pPr>
              <w:tabs>
                <w:tab w:val="left" w:leader="none" w:pos="540"/>
                <w:tab w:val="left" w:leader="none" w:pos="540"/>
              </w:tabs>
              <w:spacing w:before="240" w:lineRule="auto"/>
              <w:rPr>
                <w:sz w:val="18"/>
                <w:szCs w:val="18"/>
              </w:rPr>
            </w:pPr>
            <w:r w:rsidDel="00000000" w:rsidR="00000000" w:rsidRPr="00000000">
              <w:rPr>
                <w:sz w:val="18"/>
                <w:szCs w:val="18"/>
                <w:rtl w:val="0"/>
              </w:rPr>
              <w:t xml:space="preserve">Communication between customer and merchant.</w:t>
            </w:r>
          </w:p>
        </w:tc>
      </w:tr>
    </w:tbl>
    <w:p w:rsidR="00000000" w:rsidDel="00000000" w:rsidP="00000000" w:rsidRDefault="00000000" w:rsidRPr="00000000" w14:paraId="000002C6">
      <w:pPr>
        <w:tabs>
          <w:tab w:val="left" w:leader="none" w:pos="540"/>
          <w:tab w:val="left" w:leader="none" w:pos="540"/>
        </w:tabs>
        <w:spacing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C7">
      <w:pPr>
        <w:tabs>
          <w:tab w:val="left" w:leader="none" w:pos="540"/>
          <w:tab w:val="left" w:leader="none" w:pos="540"/>
        </w:tabs>
        <w:rPr/>
      </w:pPr>
      <w:r w:rsidDel="00000000" w:rsidR="00000000" w:rsidRPr="00000000">
        <w:rPr>
          <w:rtl w:val="0"/>
        </w:rPr>
      </w:r>
    </w:p>
    <w:p w:rsidR="00000000" w:rsidDel="00000000" w:rsidP="00000000" w:rsidRDefault="00000000" w:rsidRPr="00000000" w14:paraId="000002C8">
      <w:pPr>
        <w:pStyle w:val="Heading2"/>
        <w:keepNext w:val="0"/>
        <w:tabs>
          <w:tab w:val="left" w:leader="none" w:pos="540"/>
          <w:tab w:val="left" w:leader="none" w:pos="540"/>
          <w:tab w:val="left" w:leader="none" w:pos="540"/>
        </w:tabs>
        <w:spacing w:after="80" w:before="280" w:lineRule="auto"/>
        <w:ind w:left="0" w:firstLine="0"/>
        <w:rPr/>
      </w:pPr>
      <w:bookmarkStart w:colFirst="0" w:colLast="0" w:name="_heading=h.pf12ezk69q4y" w:id="33"/>
      <w:bookmarkEnd w:id="33"/>
      <w:r w:rsidDel="00000000" w:rsidR="00000000" w:rsidRPr="00000000">
        <w:rPr>
          <w:rtl w:val="0"/>
        </w:rPr>
        <w:t xml:space="preserve">5.5 Technologies Used</w:t>
      </w:r>
    </w:p>
    <w:p w:rsidR="00000000" w:rsidDel="00000000" w:rsidP="00000000" w:rsidRDefault="00000000" w:rsidRPr="00000000" w14:paraId="000002C9">
      <w:pPr>
        <w:tabs>
          <w:tab w:val="left" w:leader="none" w:pos="540"/>
          <w:tab w:val="left" w:leader="none" w:pos="540"/>
        </w:tabs>
        <w:spacing w:before="240" w:line="327.27272727272725" w:lineRule="auto"/>
        <w:jc w:val="left"/>
        <w:rPr/>
      </w:pPr>
      <w:r w:rsidDel="00000000" w:rsidR="00000000" w:rsidRPr="00000000">
        <w:rPr>
          <w:rtl w:val="0"/>
        </w:rPr>
        <w:t xml:space="preserve">The implementation uses the following technologies:</w:t>
      </w:r>
    </w:p>
    <w:p w:rsidR="00000000" w:rsidDel="00000000" w:rsidP="00000000" w:rsidRDefault="00000000" w:rsidRPr="00000000" w14:paraId="000002CA">
      <w:pPr>
        <w:pStyle w:val="Heading3"/>
        <w:keepNext w:val="0"/>
        <w:tabs>
          <w:tab w:val="left" w:leader="none" w:pos="540"/>
          <w:tab w:val="left" w:leader="none" w:pos="540"/>
          <w:tab w:val="left" w:leader="none" w:pos="540"/>
        </w:tabs>
        <w:spacing w:after="40" w:line="327.27272727272725" w:lineRule="auto"/>
        <w:ind w:left="720" w:firstLine="0"/>
        <w:jc w:val="left"/>
        <w:rPr>
          <w:rFonts w:ascii="Times New Roman" w:cs="Times New Roman" w:eastAsia="Times New Roman" w:hAnsi="Times New Roman"/>
        </w:rPr>
      </w:pPr>
      <w:bookmarkStart w:colFirst="0" w:colLast="0" w:name="_heading=h.l12p4tt6lthc" w:id="34"/>
      <w:bookmarkEnd w:id="34"/>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2CB">
      <w:pPr>
        <w:numPr>
          <w:ilvl w:val="0"/>
          <w:numId w:val="47"/>
        </w:numPr>
        <w:tabs>
          <w:tab w:val="left" w:leader="none" w:pos="540"/>
          <w:tab w:val="left" w:leader="none" w:pos="540"/>
        </w:tabs>
        <w:spacing w:after="0" w:before="240" w:line="327.27272727272725" w:lineRule="auto"/>
        <w:ind w:left="720" w:hanging="360"/>
        <w:jc w:val="left"/>
        <w:rPr/>
      </w:pPr>
      <w:r w:rsidDel="00000000" w:rsidR="00000000" w:rsidRPr="00000000">
        <w:rPr>
          <w:b w:val="1"/>
          <w:bCs w:val="1"/>
          <w:rtl w:val="0"/>
        </w:rPr>
        <w:t xml:space="preserve">FastAPI</w:t>
      </w:r>
      <w:r w:rsidDel="00000000" w:rsidR="00000000" w:rsidRPr="00000000">
        <w:rPr>
          <w:rtl w:val="0"/>
        </w:rPr>
        <w:t xml:space="preserve"> (REST API framework) — provides structured endpoints and JSON responses for both clients.</w:t>
      </w:r>
      <w:hyperlink r:id="rId4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CC">
      <w:pPr>
        <w:numPr>
          <w:ilvl w:val="0"/>
          <w:numId w:val="47"/>
        </w:numPr>
        <w:tabs>
          <w:tab w:val="left" w:leader="none" w:pos="540"/>
          <w:tab w:val="left" w:leader="none" w:pos="540"/>
        </w:tabs>
        <w:spacing w:after="0" w:before="0" w:line="327.27272727272725" w:lineRule="auto"/>
        <w:ind w:left="720" w:hanging="360"/>
        <w:jc w:val="left"/>
        <w:rPr/>
      </w:pPr>
      <w:r w:rsidDel="00000000" w:rsidR="00000000" w:rsidRPr="00000000">
        <w:rPr>
          <w:b w:val="1"/>
          <w:bCs w:val="1"/>
          <w:rtl w:val="0"/>
        </w:rPr>
        <w:t xml:space="preserve">Uvicorn (ASGI Server)</w:t>
      </w:r>
      <w:r w:rsidDel="00000000" w:rsidR="00000000" w:rsidRPr="00000000">
        <w:rPr>
          <w:rtl w:val="0"/>
        </w:rPr>
        <w:t xml:space="preserve"> — runs the FastAPI application in production/deployment environments.</w:t>
      </w:r>
      <w:hyperlink r:id="rId50">
        <w:r w:rsidDel="00000000" w:rsidR="00000000" w:rsidRPr="00000000">
          <w:rPr>
            <w:rtl w:val="0"/>
          </w:rPr>
          <w:t xml:space="preserve"> </w:t>
        </w:r>
      </w:hyperlink>
      <w:hyperlink r:id="rId51">
        <w:r w:rsidDel="00000000" w:rsidR="00000000" w:rsidRPr="00000000">
          <w:rPr>
            <w:rtl w:val="0"/>
          </w:rPr>
          <w:t xml:space="preserve"> [11]</w:t>
        </w:r>
      </w:hyperlink>
      <w:r w:rsidDel="00000000" w:rsidR="00000000" w:rsidRPr="00000000">
        <w:rPr>
          <w:rtl w:val="0"/>
        </w:rPr>
      </w:r>
    </w:p>
    <w:p w:rsidR="00000000" w:rsidDel="00000000" w:rsidP="00000000" w:rsidRDefault="00000000" w:rsidRPr="00000000" w14:paraId="000002CD">
      <w:pPr>
        <w:numPr>
          <w:ilvl w:val="0"/>
          <w:numId w:val="47"/>
        </w:numPr>
        <w:tabs>
          <w:tab w:val="left" w:leader="none" w:pos="540"/>
          <w:tab w:val="left" w:leader="none" w:pos="540"/>
        </w:tabs>
        <w:spacing w:after="0" w:before="0" w:line="327.27272727272725" w:lineRule="auto"/>
        <w:ind w:left="720" w:hanging="360"/>
        <w:jc w:val="left"/>
        <w:rPr/>
      </w:pPr>
      <w:r w:rsidDel="00000000" w:rsidR="00000000" w:rsidRPr="00000000">
        <w:rPr>
          <w:b w:val="1"/>
          <w:bCs w:val="1"/>
          <w:rtl w:val="0"/>
        </w:rPr>
        <w:t xml:space="preserve">Pydantic</w:t>
      </w:r>
      <w:r w:rsidDel="00000000" w:rsidR="00000000" w:rsidRPr="00000000">
        <w:rPr>
          <w:rtl w:val="0"/>
        </w:rPr>
        <w:t xml:space="preserve"> — used for request/response validation via schema models (FastAPI relies on typed models for validation).</w:t>
      </w:r>
      <w:hyperlink r:id="rId5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CE">
      <w:pPr>
        <w:numPr>
          <w:ilvl w:val="0"/>
          <w:numId w:val="47"/>
        </w:numPr>
        <w:tabs>
          <w:tab w:val="left" w:leader="none" w:pos="540"/>
          <w:tab w:val="left" w:leader="none" w:pos="540"/>
        </w:tabs>
        <w:spacing w:before="0" w:line="327.27272727272725" w:lineRule="auto"/>
        <w:ind w:left="720" w:hanging="360"/>
        <w:jc w:val="left"/>
        <w:rPr/>
      </w:pPr>
      <w:r w:rsidDel="00000000" w:rsidR="00000000" w:rsidRPr="00000000">
        <w:rPr>
          <w:b w:val="1"/>
          <w:bCs w:val="1"/>
          <w:rtl w:val="0"/>
        </w:rPr>
        <w:t xml:space="preserve">MySQL Connector / ORM (depending on your implementation)</w:t>
      </w:r>
      <w:r w:rsidDel="00000000" w:rsidR="00000000" w:rsidRPr="00000000">
        <w:rPr>
          <w:rtl w:val="0"/>
        </w:rPr>
        <w:t xml:space="preserve"> — handles database operations (CRUD).</w:t>
      </w:r>
    </w:p>
    <w:p w:rsidR="00000000" w:rsidDel="00000000" w:rsidP="00000000" w:rsidRDefault="00000000" w:rsidRPr="00000000" w14:paraId="000002CF">
      <w:pPr>
        <w:pStyle w:val="Heading3"/>
        <w:keepNext w:val="0"/>
        <w:tabs>
          <w:tab w:val="left" w:leader="none" w:pos="540"/>
          <w:tab w:val="left" w:leader="none" w:pos="540"/>
          <w:tab w:val="left" w:leader="none" w:pos="540"/>
        </w:tabs>
        <w:spacing w:after="40" w:line="327.27272727272725" w:lineRule="auto"/>
        <w:ind w:left="720" w:firstLine="0"/>
        <w:jc w:val="left"/>
        <w:rPr>
          <w:rFonts w:ascii="Times New Roman" w:cs="Times New Roman" w:eastAsia="Times New Roman" w:hAnsi="Times New Roman"/>
        </w:rPr>
      </w:pPr>
      <w:bookmarkStart w:colFirst="0" w:colLast="0" w:name="_heading=h.afxp9m8ab48o" w:id="35"/>
      <w:bookmarkEnd w:id="35"/>
      <w:r w:rsidDel="00000000" w:rsidR="00000000" w:rsidRPr="00000000">
        <w:rPr>
          <w:rFonts w:ascii="Times New Roman" w:cs="Times New Roman" w:eastAsia="Times New Roman" w:hAnsi="Times New Roman"/>
          <w:rtl w:val="0"/>
        </w:rPr>
        <w:t xml:space="preserve">Telegram Bot </w:t>
      </w:r>
    </w:p>
    <w:p w:rsidR="00000000" w:rsidDel="00000000" w:rsidP="00000000" w:rsidRDefault="00000000" w:rsidRPr="00000000" w14:paraId="000002D0">
      <w:pPr>
        <w:numPr>
          <w:ilvl w:val="0"/>
          <w:numId w:val="5"/>
        </w:numPr>
        <w:tabs>
          <w:tab w:val="left" w:leader="none" w:pos="540"/>
          <w:tab w:val="left" w:leader="none" w:pos="540"/>
        </w:tabs>
        <w:spacing w:before="240" w:line="327.27272727272725" w:lineRule="auto"/>
        <w:ind w:left="720" w:hanging="360"/>
        <w:jc w:val="left"/>
        <w:rPr/>
      </w:pPr>
      <w:r w:rsidDel="00000000" w:rsidR="00000000" w:rsidRPr="00000000">
        <w:rPr>
          <w:b w:val="1"/>
          <w:bCs w:val="1"/>
          <w:rtl w:val="0"/>
        </w:rPr>
        <w:t xml:space="preserve">python-telegram-bot</w:t>
      </w:r>
      <w:r w:rsidDel="00000000" w:rsidR="00000000" w:rsidRPr="00000000">
        <w:rPr>
          <w:rtl w:val="0"/>
        </w:rPr>
        <w:t xml:space="preserve"> (or your actual bot library) — receives messages and sends responses through Telegram Bot API.</w:t>
      </w:r>
    </w:p>
    <w:p w:rsidR="00000000" w:rsidDel="00000000" w:rsidP="00000000" w:rsidRDefault="00000000" w:rsidRPr="00000000" w14:paraId="000002D1">
      <w:pPr>
        <w:pStyle w:val="Heading3"/>
        <w:keepNext w:val="0"/>
        <w:tabs>
          <w:tab w:val="left" w:leader="none" w:pos="540"/>
          <w:tab w:val="left" w:leader="none" w:pos="540"/>
          <w:tab w:val="left" w:leader="none" w:pos="540"/>
        </w:tabs>
        <w:spacing w:after="40" w:line="327.27272727272725" w:lineRule="auto"/>
        <w:ind w:left="720" w:firstLine="0"/>
        <w:jc w:val="left"/>
        <w:rPr>
          <w:rFonts w:ascii="Times New Roman" w:cs="Times New Roman" w:eastAsia="Times New Roman" w:hAnsi="Times New Roman"/>
        </w:rPr>
      </w:pPr>
      <w:bookmarkStart w:colFirst="0" w:colLast="0" w:name="_heading=h.9n9v72hroufo" w:id="36"/>
      <w:bookmarkEnd w:id="36"/>
      <w:r w:rsidDel="00000000" w:rsidR="00000000" w:rsidRPr="00000000">
        <w:rPr>
          <w:rFonts w:ascii="Times New Roman" w:cs="Times New Roman" w:eastAsia="Times New Roman" w:hAnsi="Times New Roman"/>
          <w:rtl w:val="0"/>
        </w:rPr>
        <w:t xml:space="preserve">Frontend (Dashboard)</w:t>
      </w:r>
    </w:p>
    <w:p w:rsidR="00000000" w:rsidDel="00000000" w:rsidP="00000000" w:rsidRDefault="00000000" w:rsidRPr="00000000" w14:paraId="000002D2">
      <w:pPr>
        <w:numPr>
          <w:ilvl w:val="0"/>
          <w:numId w:val="8"/>
        </w:numPr>
        <w:tabs>
          <w:tab w:val="left" w:leader="none" w:pos="540"/>
          <w:tab w:val="left" w:leader="none" w:pos="540"/>
        </w:tabs>
        <w:spacing w:after="0" w:before="240" w:line="327.27272727272725" w:lineRule="auto"/>
        <w:ind w:left="720" w:hanging="360"/>
        <w:jc w:val="left"/>
        <w:rPr/>
      </w:pPr>
      <w:r w:rsidDel="00000000" w:rsidR="00000000" w:rsidRPr="00000000">
        <w:rPr>
          <w:b w:val="1"/>
          <w:bCs w:val="1"/>
          <w:rtl w:val="0"/>
        </w:rPr>
        <w:t xml:space="preserve">Next.js</w:t>
      </w:r>
      <w:r w:rsidDel="00000000" w:rsidR="00000000" w:rsidRPr="00000000">
        <w:rPr>
          <w:rtl w:val="0"/>
        </w:rPr>
        <w:t xml:space="preserve"> — web dashboard framework for building UI and connecting to backend endpoints.</w:t>
      </w:r>
      <w:hyperlink r:id="rId5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D3">
      <w:pPr>
        <w:numPr>
          <w:ilvl w:val="0"/>
          <w:numId w:val="8"/>
        </w:numPr>
        <w:tabs>
          <w:tab w:val="left" w:leader="none" w:pos="540"/>
          <w:tab w:val="left" w:leader="none" w:pos="540"/>
        </w:tabs>
        <w:spacing w:before="0" w:line="327.27272727272725" w:lineRule="auto"/>
        <w:ind w:left="720" w:hanging="360"/>
        <w:jc w:val="left"/>
        <w:rPr/>
      </w:pPr>
      <w:r w:rsidDel="00000000" w:rsidR="00000000" w:rsidRPr="00000000">
        <w:rPr>
          <w:b w:val="1"/>
          <w:bCs w:val="1"/>
          <w:rtl w:val="0"/>
        </w:rPr>
        <w:t xml:space="preserve">Tailwind CSS</w:t>
      </w:r>
      <w:r w:rsidDel="00000000" w:rsidR="00000000" w:rsidRPr="00000000">
        <w:rPr>
          <w:rtl w:val="0"/>
        </w:rPr>
        <w:t xml:space="preserve"> — styling and responsive layout framework.</w:t>
      </w:r>
    </w:p>
    <w:p w:rsidR="00000000" w:rsidDel="00000000" w:rsidP="00000000" w:rsidRDefault="00000000" w:rsidRPr="00000000" w14:paraId="000002D4">
      <w:pPr>
        <w:pStyle w:val="Heading3"/>
        <w:keepNext w:val="0"/>
        <w:tabs>
          <w:tab w:val="left" w:leader="none" w:pos="540"/>
          <w:tab w:val="left" w:leader="none" w:pos="540"/>
          <w:tab w:val="left" w:leader="none" w:pos="540"/>
        </w:tabs>
        <w:spacing w:after="40" w:line="327.27272727272725" w:lineRule="auto"/>
        <w:ind w:left="720" w:firstLine="0"/>
        <w:jc w:val="left"/>
        <w:rPr>
          <w:rFonts w:ascii="Times New Roman" w:cs="Times New Roman" w:eastAsia="Times New Roman" w:hAnsi="Times New Roman"/>
        </w:rPr>
      </w:pPr>
      <w:bookmarkStart w:colFirst="0" w:colLast="0" w:name="_heading=h.43meskh5b7e4" w:id="37"/>
      <w:bookmarkEnd w:id="37"/>
      <w:r w:rsidDel="00000000" w:rsidR="00000000" w:rsidRPr="00000000">
        <w:rPr>
          <w:rFonts w:ascii="Times New Roman" w:cs="Times New Roman" w:eastAsia="Times New Roman" w:hAnsi="Times New Roman"/>
          <w:rtl w:val="0"/>
        </w:rPr>
        <w:t xml:space="preserve">Environment Variables (Important Note for Next.js)</w:t>
      </w:r>
    </w:p>
    <w:p w:rsidR="00000000" w:rsidDel="00000000" w:rsidP="00000000" w:rsidRDefault="00000000" w:rsidRPr="00000000" w14:paraId="000002D5">
      <w:pPr>
        <w:tabs>
          <w:tab w:val="left" w:leader="none" w:pos="540"/>
          <w:tab w:val="left" w:leader="none" w:pos="540"/>
        </w:tabs>
        <w:spacing w:before="240" w:line="327.27272727272725" w:lineRule="auto"/>
        <w:jc w:val="left"/>
        <w:rPr/>
      </w:pPr>
      <w:r w:rsidDel="00000000" w:rsidR="00000000" w:rsidRPr="00000000">
        <w:rPr>
          <w:rtl w:val="0"/>
        </w:rPr>
        <w:t xml:space="preserve">Next.js exposes environment variables to the browser </w:t>
      </w:r>
      <w:r w:rsidDel="00000000" w:rsidR="00000000" w:rsidRPr="00000000">
        <w:rPr>
          <w:b w:val="1"/>
          <w:bCs w:val="1"/>
          <w:rtl w:val="0"/>
        </w:rPr>
        <w:t xml:space="preserve">only if they are prefixed with NEXT_PUBLIC_</w:t>
      </w:r>
      <w:r w:rsidDel="00000000" w:rsidR="00000000" w:rsidRPr="00000000">
        <w:rPr>
          <w:rtl w:val="0"/>
        </w:rPr>
        <w:t xml:space="preserve">. Variables without this prefix are available only on the server side. This is important when configuring items such as a public API base URL used in client-side dashboard requests. </w:t>
      </w:r>
    </w:p>
    <w:p w:rsidR="00000000" w:rsidDel="00000000" w:rsidP="00000000" w:rsidRDefault="00000000" w:rsidRPr="00000000" w14:paraId="000002D6">
      <w:pPr>
        <w:pStyle w:val="Heading1"/>
        <w:tabs>
          <w:tab w:val="left" w:leader="none" w:pos="540"/>
          <w:tab w:val="left" w:leader="none" w:pos="540"/>
          <w:tab w:val="left" w:leader="none" w:pos="540"/>
          <w:tab w:val="left" w:leader="none" w:pos="540"/>
          <w:tab w:val="left" w:leader="none" w:pos="540"/>
        </w:tabs>
        <w:rPr/>
      </w:pPr>
      <w:bookmarkStart w:colFirst="0" w:colLast="0" w:name="_heading=h.fdj3qwithjqv" w:id="38"/>
      <w:bookmarkEnd w:id="38"/>
      <w:r w:rsidDel="00000000" w:rsidR="00000000" w:rsidRPr="00000000">
        <w:rPr>
          <w:rtl w:val="0"/>
        </w:rPr>
        <w:t xml:space="preserve">6. Testing </w:t>
      </w:r>
    </w:p>
    <w:p w:rsidR="00000000" w:rsidDel="00000000" w:rsidP="00000000" w:rsidRDefault="00000000" w:rsidRPr="00000000" w14:paraId="000002D7">
      <w:pPr>
        <w:spacing w:after="220" w:before="220" w:line="342.85714285714283" w:lineRule="auto"/>
        <w:rPr/>
      </w:pPr>
      <w:r w:rsidDel="00000000" w:rsidR="00000000" w:rsidRPr="00000000">
        <w:rPr>
          <w:rtl w:val="0"/>
        </w:rPr>
        <w:t xml:space="preserve"> Testing in this project ensures that </w:t>
      </w:r>
      <w:r w:rsidDel="00000000" w:rsidR="00000000" w:rsidRPr="00000000">
        <w:rPr>
          <w:b w:val="1"/>
          <w:bCs w:val="1"/>
          <w:rtl w:val="0"/>
        </w:rPr>
        <w:t xml:space="preserve">Mini Ecommerce Telegram Bot </w:t>
      </w:r>
      <w:r w:rsidDel="00000000" w:rsidR="00000000" w:rsidRPr="00000000">
        <w:rPr>
          <w:rtl w:val="0"/>
        </w:rPr>
        <w:t xml:space="preserve">works correctly across all components: </w:t>
      </w:r>
      <w:r w:rsidDel="00000000" w:rsidR="00000000" w:rsidRPr="00000000">
        <w:rPr>
          <w:b w:val="1"/>
          <w:bCs w:val="1"/>
          <w:rtl w:val="0"/>
        </w:rPr>
        <w:t xml:space="preserve">Telegram bot, backend API, web dashboard, and MySQL database</w:t>
      </w:r>
      <w:r w:rsidDel="00000000" w:rsidR="00000000" w:rsidRPr="00000000">
        <w:rPr>
          <w:rtl w:val="0"/>
        </w:rPr>
        <w:t xml:space="preserve">. The testing approach follows a step-by-step workflow (6.1–6.8) and is </w:t>
      </w:r>
      <w:r w:rsidDel="00000000" w:rsidR="00000000" w:rsidRPr="00000000">
        <w:rPr>
          <w:b w:val="1"/>
          <w:bCs w:val="1"/>
          <w:rtl w:val="0"/>
        </w:rPr>
        <w:t xml:space="preserve">iterative</w:t>
      </w:r>
      <w:r w:rsidDel="00000000" w:rsidR="00000000" w:rsidRPr="00000000">
        <w:rPr>
          <w:rtl w:val="0"/>
        </w:rPr>
        <w:t xml:space="preserve">, meaning after bugs are found, fixes are applied and the system is retested.</w:t>
      </w:r>
    </w:p>
    <w:p w:rsidR="00000000" w:rsidDel="00000000" w:rsidP="00000000" w:rsidRDefault="00000000" w:rsidRPr="00000000" w14:paraId="000002D8">
      <w:pPr>
        <w:spacing w:after="220" w:before="220" w:line="342.85714285714283" w:lineRule="auto"/>
        <w:rPr/>
      </w:pPr>
      <w:r w:rsidDel="00000000" w:rsidR="00000000" w:rsidRPr="00000000">
        <w:rPr>
          <w:rtl w:val="0"/>
        </w:rPr>
      </w:r>
    </w:p>
    <w:p w:rsidR="00000000" w:rsidDel="00000000" w:rsidP="00000000" w:rsidRDefault="00000000" w:rsidRPr="00000000" w14:paraId="000002D9">
      <w:pPr>
        <w:spacing w:after="220" w:before="220" w:line="342.85714285714283" w:lineRule="auto"/>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5186363" cy="4312965"/>
            <wp:effectExtent b="0" l="0" r="0" t="0"/>
            <wp:docPr id="68"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186363" cy="431296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widowControl w:val="0"/>
        <w:spacing w:before="240" w:lineRule="auto"/>
        <w:jc w:val="left"/>
        <w:rPr>
          <w:sz w:val="21"/>
          <w:szCs w:val="21"/>
        </w:rPr>
      </w:pPr>
      <w:r w:rsidDel="00000000" w:rsidR="00000000" w:rsidRPr="00000000">
        <w:rPr>
          <w:sz w:val="28"/>
          <w:szCs w:val="28"/>
          <w:rtl w:val="0"/>
        </w:rPr>
        <w:t xml:space="preserve"> </w:t>
      </w:r>
      <w:r w:rsidDel="00000000" w:rsidR="00000000" w:rsidRPr="00000000">
        <w:rPr>
          <w:i w:val="1"/>
          <w:iCs w:val="1"/>
          <w:sz w:val="28"/>
          <w:szCs w:val="28"/>
          <w:rtl w:val="0"/>
        </w:rPr>
        <w:t xml:space="preserve">Figure 18: </w:t>
      </w:r>
      <w:r w:rsidDel="00000000" w:rsidR="00000000" w:rsidRPr="00000000">
        <w:rPr>
          <w:i w:val="1"/>
          <w:iCs w:val="1"/>
          <w:rtl w:val="0"/>
        </w:rPr>
        <w:t xml:space="preserve">testing tools</w:t>
      </w:r>
      <w:r w:rsidDel="00000000" w:rsidR="00000000" w:rsidRPr="00000000">
        <w:rPr>
          <w:rtl w:val="0"/>
        </w:rPr>
      </w:r>
    </w:p>
    <w:p w:rsidR="00000000" w:rsidDel="00000000" w:rsidP="00000000" w:rsidRDefault="00000000" w:rsidRPr="00000000" w14:paraId="000002DD">
      <w:pPr>
        <w:pStyle w:val="Heading2"/>
        <w:keepNext w:val="0"/>
        <w:tabs>
          <w:tab w:val="left" w:leader="none" w:pos="540"/>
        </w:tabs>
        <w:spacing w:after="80" w:before="280" w:line="342.85714285714283" w:lineRule="auto"/>
        <w:ind w:left="0" w:firstLine="0"/>
        <w:rPr/>
      </w:pPr>
      <w:bookmarkStart w:colFirst="0" w:colLast="0" w:name="_heading=h.azx0qrcaz6fy" w:id="39"/>
      <w:bookmarkEnd w:id="39"/>
      <w:r w:rsidDel="00000000" w:rsidR="00000000" w:rsidRPr="00000000">
        <w:rPr>
          <w:rtl w:val="0"/>
        </w:rPr>
        <w:t xml:space="preserve">6.1 Telegram Bot Testing (App Testing)</w:t>
      </w:r>
    </w:p>
    <w:p w:rsidR="00000000" w:rsidDel="00000000" w:rsidP="00000000" w:rsidRDefault="00000000" w:rsidRPr="00000000" w14:paraId="000002DE">
      <w:pPr>
        <w:spacing w:after="220" w:before="220" w:line="342.85714285714283" w:lineRule="auto"/>
        <w:rPr/>
      </w:pPr>
      <w:r w:rsidDel="00000000" w:rsidR="00000000" w:rsidRPr="00000000">
        <w:rPr>
          <w:rtl w:val="0"/>
        </w:rPr>
        <w:t xml:space="preserve">The Telegram bot is tested through the Telegram application to confirm that user interactions behave as expected. This includes validating bot entry points such as </w:t>
      </w:r>
      <w:r w:rsidDel="00000000" w:rsidR="00000000" w:rsidRPr="00000000">
        <w:rPr>
          <w:b w:val="1"/>
          <w:bCs w:val="1"/>
          <w:rtl w:val="0"/>
        </w:rPr>
        <w:t xml:space="preserve">/start</w:t>
      </w:r>
      <w:r w:rsidDel="00000000" w:rsidR="00000000" w:rsidRPr="00000000">
        <w:rPr>
          <w:rtl w:val="0"/>
        </w:rPr>
        <w:t xml:space="preserve">, verifying menu navigation, product browsing flows, cart operations, checkout processes, and customer order tracking. The objective is to ensure that customer-facing features work correctly in real Telegram usage conditions and that bot responses remain consistent and clear.</w:t>
      </w:r>
    </w:p>
    <w:p w:rsidR="00000000" w:rsidDel="00000000" w:rsidP="00000000" w:rsidRDefault="00000000" w:rsidRPr="00000000" w14:paraId="000002DF">
      <w:pPr>
        <w:pStyle w:val="Heading2"/>
        <w:keepNext w:val="0"/>
        <w:tabs>
          <w:tab w:val="left" w:leader="none" w:pos="540"/>
        </w:tabs>
        <w:spacing w:after="80" w:before="280" w:line="342.85714285714283" w:lineRule="auto"/>
        <w:rPr/>
      </w:pPr>
      <w:bookmarkStart w:colFirst="0" w:colLast="0" w:name="_heading=h.l6a8wcva9klx" w:id="40"/>
      <w:bookmarkEnd w:id="40"/>
      <w:r w:rsidDel="00000000" w:rsidR="00000000" w:rsidRPr="00000000">
        <w:rPr>
          <w:rtl w:val="0"/>
        </w:rPr>
        <w:t xml:space="preserve">6.2 API Testing (Swagger UI)</w:t>
      </w:r>
    </w:p>
    <w:p w:rsidR="00000000" w:rsidDel="00000000" w:rsidP="00000000" w:rsidRDefault="00000000" w:rsidRPr="00000000" w14:paraId="000002E0">
      <w:pPr>
        <w:spacing w:after="220" w:before="220" w:line="342.85714285714283" w:lineRule="auto"/>
        <w:rPr/>
      </w:pPr>
      <w:r w:rsidDel="00000000" w:rsidR="00000000" w:rsidRPr="00000000">
        <w:rPr>
          <w:rtl w:val="0"/>
        </w:rPr>
        <w:t xml:space="preserve">FastAPI’s Swagger documentation interface is used as a rapid method to verify backend endpoints. This step confirms that APIs for authentication, products, cart, and orders respond correctly to valid input. It also supports early detection of schema or validation issues before performing deeper testing through external tools.</w:t>
      </w:r>
    </w:p>
    <w:p w:rsidR="00000000" w:rsidDel="00000000" w:rsidP="00000000" w:rsidRDefault="00000000" w:rsidRPr="00000000" w14:paraId="000002E1">
      <w:pPr>
        <w:pStyle w:val="Heading2"/>
        <w:keepNext w:val="0"/>
        <w:tabs>
          <w:tab w:val="left" w:leader="none" w:pos="540"/>
        </w:tabs>
        <w:spacing w:after="80" w:before="280" w:line="342.85714285714283" w:lineRule="auto"/>
        <w:ind w:left="0" w:firstLine="0"/>
        <w:rPr/>
      </w:pPr>
      <w:bookmarkStart w:colFirst="0" w:colLast="0" w:name="_heading=h.tj0otqcqy4m4" w:id="41"/>
      <w:bookmarkEnd w:id="41"/>
      <w:r w:rsidDel="00000000" w:rsidR="00000000" w:rsidRPr="00000000">
        <w:rPr>
          <w:rtl w:val="0"/>
        </w:rPr>
        <w:t xml:space="preserve">6.3 API Testing (Postman + JWT)</w:t>
      </w:r>
    </w:p>
    <w:p w:rsidR="00000000" w:rsidDel="00000000" w:rsidP="00000000" w:rsidRDefault="00000000" w:rsidRPr="00000000" w14:paraId="000002E2">
      <w:pPr>
        <w:spacing w:after="220" w:before="220" w:line="342.85714285714283" w:lineRule="auto"/>
        <w:rPr/>
      </w:pPr>
      <w:r w:rsidDel="00000000" w:rsidR="00000000" w:rsidRPr="00000000">
        <w:rPr>
          <w:rtl w:val="0"/>
        </w:rPr>
        <w:t xml:space="preserve">Postman is used for more complete backend testing, especially for authentication and authorization. This includes verifying </w:t>
      </w:r>
      <w:r w:rsidDel="00000000" w:rsidR="00000000" w:rsidRPr="00000000">
        <w:rPr>
          <w:b w:val="1"/>
          <w:bCs w:val="1"/>
          <w:rtl w:val="0"/>
        </w:rPr>
        <w:t xml:space="preserve">JWT token issuance</w:t>
      </w:r>
      <w:r w:rsidDel="00000000" w:rsidR="00000000" w:rsidRPr="00000000">
        <w:rPr>
          <w:rtl w:val="0"/>
        </w:rPr>
        <w:t xml:space="preserve">, access control to protected endpoints, and negative testing such as invalid payloads, expired tokens, and unauthorized access attempts. The goal is to confirm that backend security rules and business logic are enforced correctly.</w:t>
      </w:r>
    </w:p>
    <w:p w:rsidR="00000000" w:rsidDel="00000000" w:rsidP="00000000" w:rsidRDefault="00000000" w:rsidRPr="00000000" w14:paraId="000002E3">
      <w:pPr>
        <w:pStyle w:val="Heading2"/>
        <w:keepNext w:val="0"/>
        <w:tabs>
          <w:tab w:val="left" w:leader="none" w:pos="540"/>
        </w:tabs>
        <w:spacing w:after="80" w:before="280" w:line="342.85714285714283" w:lineRule="auto"/>
        <w:ind w:left="0" w:firstLine="0"/>
        <w:rPr/>
      </w:pPr>
      <w:bookmarkStart w:colFirst="0" w:colLast="0" w:name="_heading=h.zh35v7oacreo" w:id="42"/>
      <w:bookmarkEnd w:id="42"/>
      <w:r w:rsidDel="00000000" w:rsidR="00000000" w:rsidRPr="00000000">
        <w:rPr>
          <w:rtl w:val="0"/>
        </w:rPr>
        <w:t xml:space="preserve">6.4 Web Dashboard Testing (Next.js Browser Testing)</w:t>
      </w:r>
    </w:p>
    <w:p w:rsidR="00000000" w:rsidDel="00000000" w:rsidP="00000000" w:rsidRDefault="00000000" w:rsidRPr="00000000" w14:paraId="000002E4">
      <w:pPr>
        <w:spacing w:after="220" w:before="220" w:line="342.85714285714283" w:lineRule="auto"/>
        <w:rPr/>
      </w:pPr>
      <w:r w:rsidDel="00000000" w:rsidR="00000000" w:rsidRPr="00000000">
        <w:rPr>
          <w:rtl w:val="0"/>
        </w:rPr>
        <w:t xml:space="preserve">The merchant/admin dashboard is tested using </w:t>
      </w:r>
      <w:r w:rsidDel="00000000" w:rsidR="00000000" w:rsidRPr="00000000">
        <w:rPr>
          <w:b w:val="1"/>
          <w:bCs w:val="1"/>
          <w:rtl w:val="0"/>
        </w:rPr>
        <w:t xml:space="preserve">Next.js</w:t>
      </w:r>
      <w:r w:rsidDel="00000000" w:rsidR="00000000" w:rsidRPr="00000000">
        <w:rPr>
          <w:rtl w:val="0"/>
        </w:rPr>
        <w:t xml:space="preserve"> in multiple browsers to ensure consistent UI and correct behavior. Testing focuses on:</w:t>
      </w:r>
    </w:p>
    <w:p w:rsidR="00000000" w:rsidDel="00000000" w:rsidP="00000000" w:rsidRDefault="00000000" w:rsidRPr="00000000" w14:paraId="000002E5">
      <w:pPr>
        <w:numPr>
          <w:ilvl w:val="0"/>
          <w:numId w:val="29"/>
        </w:numPr>
        <w:spacing w:after="0" w:before="220" w:line="342.85714285714283" w:lineRule="auto"/>
        <w:ind w:left="720" w:hanging="360"/>
        <w:jc w:val="left"/>
        <w:rPr>
          <w:sz w:val="24"/>
          <w:szCs w:val="24"/>
        </w:rPr>
      </w:pPr>
      <w:r w:rsidDel="00000000" w:rsidR="00000000" w:rsidRPr="00000000">
        <w:rPr>
          <w:rtl w:val="0"/>
        </w:rPr>
        <w:t xml:space="preserve">page navigation and routing (ensuring links, route transitions, and protected pages work correctly),</w:t>
      </w:r>
      <w:r w:rsidDel="00000000" w:rsidR="00000000" w:rsidRPr="00000000">
        <w:rPr>
          <w:rtl w:val="0"/>
        </w:rPr>
      </w:r>
    </w:p>
    <w:p w:rsidR="00000000" w:rsidDel="00000000" w:rsidP="00000000" w:rsidRDefault="00000000" w:rsidRPr="00000000" w14:paraId="000002E6">
      <w:pPr>
        <w:numPr>
          <w:ilvl w:val="0"/>
          <w:numId w:val="29"/>
        </w:numPr>
        <w:spacing w:after="0" w:before="0" w:line="342.85714285714283" w:lineRule="auto"/>
        <w:ind w:left="720" w:hanging="360"/>
        <w:jc w:val="left"/>
        <w:rPr>
          <w:sz w:val="24"/>
          <w:szCs w:val="24"/>
        </w:rPr>
      </w:pPr>
      <w:r w:rsidDel="00000000" w:rsidR="00000000" w:rsidRPr="00000000">
        <w:rPr>
          <w:rtl w:val="0"/>
        </w:rPr>
        <w:t xml:space="preserve">authentication/session behavior in the dashboard,</w:t>
      </w:r>
      <w:r w:rsidDel="00000000" w:rsidR="00000000" w:rsidRPr="00000000">
        <w:rPr>
          <w:rtl w:val="0"/>
        </w:rPr>
      </w:r>
    </w:p>
    <w:p w:rsidR="00000000" w:rsidDel="00000000" w:rsidP="00000000" w:rsidRDefault="00000000" w:rsidRPr="00000000" w14:paraId="000002E7">
      <w:pPr>
        <w:numPr>
          <w:ilvl w:val="0"/>
          <w:numId w:val="29"/>
        </w:numPr>
        <w:spacing w:after="0" w:before="0" w:line="342.85714285714283" w:lineRule="auto"/>
        <w:ind w:left="720" w:hanging="360"/>
        <w:jc w:val="left"/>
        <w:rPr>
          <w:sz w:val="24"/>
          <w:szCs w:val="24"/>
        </w:rPr>
      </w:pPr>
      <w:r w:rsidDel="00000000" w:rsidR="00000000" w:rsidRPr="00000000">
        <w:rPr>
          <w:rtl w:val="0"/>
        </w:rPr>
        <w:t xml:space="preserve">correctness of data fetching and UI rendering (especially if SSR/CSR is used),</w:t>
      </w:r>
      <w:r w:rsidDel="00000000" w:rsidR="00000000" w:rsidRPr="00000000">
        <w:rPr>
          <w:rtl w:val="0"/>
        </w:rPr>
      </w:r>
    </w:p>
    <w:p w:rsidR="00000000" w:rsidDel="00000000" w:rsidP="00000000" w:rsidRDefault="00000000" w:rsidRPr="00000000" w14:paraId="000002E8">
      <w:pPr>
        <w:numPr>
          <w:ilvl w:val="0"/>
          <w:numId w:val="29"/>
        </w:numPr>
        <w:spacing w:after="220" w:before="0" w:line="342.85714285714283" w:lineRule="auto"/>
        <w:ind w:left="720" w:hanging="360"/>
        <w:jc w:val="left"/>
        <w:rPr>
          <w:sz w:val="24"/>
          <w:szCs w:val="24"/>
        </w:rPr>
      </w:pPr>
      <w:r w:rsidDel="00000000" w:rsidR="00000000" w:rsidRPr="00000000">
        <w:rPr>
          <w:rtl w:val="0"/>
        </w:rPr>
        <w:t xml:space="preserve">responsiveness across screen sizes using browser responsive mode and developer tools.</w:t>
      </w:r>
      <w:r w:rsidDel="00000000" w:rsidR="00000000" w:rsidRPr="00000000">
        <w:rPr>
          <w:rtl w:val="0"/>
        </w:rPr>
      </w:r>
    </w:p>
    <w:p w:rsidR="00000000" w:rsidDel="00000000" w:rsidP="00000000" w:rsidRDefault="00000000" w:rsidRPr="00000000" w14:paraId="000002E9">
      <w:pPr>
        <w:spacing w:after="220" w:before="220" w:line="342.85714285714283" w:lineRule="auto"/>
        <w:rPr/>
      </w:pPr>
      <w:r w:rsidDel="00000000" w:rsidR="00000000" w:rsidRPr="00000000">
        <w:rPr>
          <w:rtl w:val="0"/>
        </w:rPr>
        <w:t xml:space="preserve">Because Next.js depends on environment configuration and build behavior, testing also includes verifying that environment variables are correctly applied (e.g., API base URLs), and that dashboard pages behave consistently in both development and production builds.</w:t>
      </w:r>
    </w:p>
    <w:p w:rsidR="00000000" w:rsidDel="00000000" w:rsidP="00000000" w:rsidRDefault="00000000" w:rsidRPr="00000000" w14:paraId="000002EA">
      <w:pPr>
        <w:pStyle w:val="Heading2"/>
        <w:keepNext w:val="0"/>
        <w:tabs>
          <w:tab w:val="left" w:leader="none" w:pos="540"/>
        </w:tabs>
        <w:spacing w:after="80" w:before="280" w:line="342.85714285714283" w:lineRule="auto"/>
        <w:ind w:left="0" w:firstLine="0"/>
        <w:rPr/>
      </w:pPr>
      <w:bookmarkStart w:colFirst="0" w:colLast="0" w:name="_heading=h.xg8si8o4ecq0" w:id="43"/>
      <w:bookmarkEnd w:id="43"/>
      <w:r w:rsidDel="00000000" w:rsidR="00000000" w:rsidRPr="00000000">
        <w:rPr>
          <w:rtl w:val="0"/>
        </w:rPr>
        <w:t xml:space="preserve">6.5 Database Verification (MySQL Workbench)</w:t>
      </w:r>
    </w:p>
    <w:p w:rsidR="00000000" w:rsidDel="00000000" w:rsidP="00000000" w:rsidRDefault="00000000" w:rsidRPr="00000000" w14:paraId="000002EB">
      <w:pPr>
        <w:spacing w:after="220" w:before="220" w:line="342.85714285714283" w:lineRule="auto"/>
        <w:rPr/>
      </w:pPr>
      <w:r w:rsidDel="00000000" w:rsidR="00000000" w:rsidRPr="00000000">
        <w:rPr>
          <w:rtl w:val="0"/>
        </w:rPr>
        <w:t xml:space="preserve">Database verification ensures that records created via both Telegram bot and Next.js dashboard are correctly stored, consistent, and relationally valid. This includes checking users, merchants, products, carts, orders, and order_items. Relationships and constraints are validated to avoid data duplication, missing foreign keys, or inconsistent order totals.</w:t>
      </w:r>
    </w:p>
    <w:p w:rsidR="00000000" w:rsidDel="00000000" w:rsidP="00000000" w:rsidRDefault="00000000" w:rsidRPr="00000000" w14:paraId="000002EC">
      <w:pPr>
        <w:pStyle w:val="Heading2"/>
        <w:keepNext w:val="0"/>
        <w:tabs>
          <w:tab w:val="left" w:leader="none" w:pos="540"/>
        </w:tabs>
        <w:spacing w:after="80" w:before="280" w:line="342.85714285714283" w:lineRule="auto"/>
        <w:ind w:left="0" w:firstLine="0"/>
        <w:rPr/>
      </w:pPr>
      <w:bookmarkStart w:colFirst="0" w:colLast="0" w:name="_heading=h.xzfr8r2hwm4b" w:id="44"/>
      <w:bookmarkEnd w:id="44"/>
      <w:r w:rsidDel="00000000" w:rsidR="00000000" w:rsidRPr="00000000">
        <w:rPr>
          <w:rtl w:val="0"/>
        </w:rPr>
        <w:t xml:space="preserve">6.6 Integration and End-to-End Testing</w:t>
      </w:r>
    </w:p>
    <w:p w:rsidR="00000000" w:rsidDel="00000000" w:rsidP="00000000" w:rsidRDefault="00000000" w:rsidRPr="00000000" w14:paraId="000002ED">
      <w:pPr>
        <w:spacing w:after="220" w:before="220" w:line="342.85714285714283" w:lineRule="auto"/>
        <w:rPr/>
      </w:pPr>
      <w:r w:rsidDel="00000000" w:rsidR="00000000" w:rsidRPr="00000000">
        <w:rPr>
          <w:rtl w:val="0"/>
        </w:rPr>
        <w:t xml:space="preserve">Integration testing confirms that the complete workflow operates correctly across components. Key end-to-end verification includes: </w:t>
      </w:r>
      <w:sdt>
        <w:sdtPr>
          <w:id w:val="1243948229"/>
          <w:tag w:val="goog_rdk_27"/>
        </w:sdtPr>
        <w:sdtContent>
          <w:r w:rsidDel="00000000" w:rsidR="00000000" w:rsidRPr="00000000">
            <w:rPr>
              <w:rFonts w:ascii="Cardo" w:cs="Cardo" w:eastAsia="Cardo" w:hAnsi="Cardo"/>
              <w:b w:val="1"/>
              <w:bCs w:val="1"/>
              <w:rtl w:val="0"/>
            </w:rPr>
            <w:t xml:space="preserve">Telegram bot → backend API → database storage → dashboard display</w:t>
          </w:r>
        </w:sdtContent>
      </w:sdt>
      <w:r w:rsidDel="00000000" w:rsidR="00000000" w:rsidRPr="00000000">
        <w:rPr>
          <w:rtl w:val="0"/>
        </w:rPr>
        <w:t xml:space="preserve">, and the reverse direction where merchants update order status via the dashboard and customers can view updated status via Telegram. This stage is critical because it validates the system as a unified platform rather than isolated modules.</w:t>
      </w:r>
    </w:p>
    <w:p w:rsidR="00000000" w:rsidDel="00000000" w:rsidP="00000000" w:rsidRDefault="00000000" w:rsidRPr="00000000" w14:paraId="000002EE">
      <w:pPr>
        <w:pStyle w:val="Heading2"/>
        <w:keepNext w:val="0"/>
        <w:tabs>
          <w:tab w:val="left" w:leader="none" w:pos="540"/>
        </w:tabs>
        <w:spacing w:after="80" w:before="280" w:line="342.85714285714283" w:lineRule="auto"/>
        <w:ind w:left="0" w:firstLine="0"/>
        <w:rPr/>
      </w:pPr>
      <w:bookmarkStart w:colFirst="0" w:colLast="0" w:name="_heading=h.kq9k1lc6yin" w:id="45"/>
      <w:bookmarkEnd w:id="45"/>
      <w:r w:rsidDel="00000000" w:rsidR="00000000" w:rsidRPr="00000000">
        <w:rPr>
          <w:rtl w:val="0"/>
        </w:rPr>
        <w:t xml:space="preserve">6.7 Bug Tracking and Fixing</w:t>
      </w:r>
    </w:p>
    <w:p w:rsidR="00000000" w:rsidDel="00000000" w:rsidP="00000000" w:rsidRDefault="00000000" w:rsidRPr="00000000" w14:paraId="000002EF">
      <w:pPr>
        <w:spacing w:after="220" w:before="220" w:line="342.85714285714283" w:lineRule="auto"/>
        <w:rPr/>
      </w:pPr>
      <w:r w:rsidDel="00000000" w:rsidR="00000000" w:rsidRPr="00000000">
        <w:rPr>
          <w:rtl w:val="0"/>
        </w:rPr>
        <w:t xml:space="preserve">Defects found during testing are recorded systematically with reproducible steps, expected results, and actual results. Issues are prioritized based on impact (e.g., login failure or checkout failure is high priority). Fixes are implemented and tracked to ensure progress is measurable and transparent.</w:t>
      </w:r>
    </w:p>
    <w:p w:rsidR="00000000" w:rsidDel="00000000" w:rsidP="00000000" w:rsidRDefault="00000000" w:rsidRPr="00000000" w14:paraId="000002F0">
      <w:pPr>
        <w:pStyle w:val="Heading2"/>
        <w:keepNext w:val="0"/>
        <w:tabs>
          <w:tab w:val="left" w:leader="none" w:pos="540"/>
        </w:tabs>
        <w:spacing w:after="80" w:before="280" w:line="342.85714285714283" w:lineRule="auto"/>
        <w:ind w:left="0" w:firstLine="0"/>
        <w:rPr/>
      </w:pPr>
      <w:bookmarkStart w:colFirst="0" w:colLast="0" w:name="_heading=h.wa3yiei86iir" w:id="46"/>
      <w:bookmarkEnd w:id="46"/>
      <w:r w:rsidDel="00000000" w:rsidR="00000000" w:rsidRPr="00000000">
        <w:rPr>
          <w:rtl w:val="0"/>
        </w:rPr>
        <w:t xml:space="preserve">6.8 Retesting (Regression Testing)</w:t>
      </w:r>
    </w:p>
    <w:p w:rsidR="00000000" w:rsidDel="00000000" w:rsidP="00000000" w:rsidRDefault="00000000" w:rsidRPr="00000000" w14:paraId="000002F1">
      <w:pPr>
        <w:spacing w:after="220" w:before="220" w:line="342.85714285714283" w:lineRule="auto"/>
        <w:rPr/>
      </w:pPr>
      <w:r w:rsidDel="00000000" w:rsidR="00000000" w:rsidRPr="00000000">
        <w:rPr>
          <w:rtl w:val="0"/>
        </w:rPr>
        <w:t xml:space="preserve">After fixes, core test cases are repeated to confirm that the defect is resolved and that recent changes did not break existing functionality. Regression testing is essential during iterative development because improvements to one module can unintentionally affect another module.</w:t>
      </w:r>
    </w:p>
    <w:p w:rsidR="00000000" w:rsidDel="00000000" w:rsidP="00000000" w:rsidRDefault="00000000" w:rsidRPr="00000000" w14:paraId="000002F2">
      <w:pPr>
        <w:spacing w:line="342.85714285714283" w:lineRule="auto"/>
        <w:rPr>
          <w:b w:val="1"/>
          <w:bCs w:val="1"/>
        </w:rPr>
      </w:pPr>
      <w:r w:rsidDel="00000000" w:rsidR="00000000" w:rsidRPr="00000000">
        <w:rPr>
          <w:b w:val="1"/>
          <w:bCs w:val="1"/>
          <w:rtl w:val="0"/>
        </w:rPr>
        <w:t xml:space="preserve">Testing Tools Used:</w:t>
      </w:r>
    </w:p>
    <w:p w:rsidR="00000000" w:rsidDel="00000000" w:rsidP="00000000" w:rsidRDefault="00000000" w:rsidRPr="00000000" w14:paraId="000002F3">
      <w:pPr>
        <w:spacing w:line="342.85714285714283" w:lineRule="auto"/>
        <w:rPr/>
      </w:pPr>
      <w:hyperlink r:id="rId55">
        <w:r w:rsidDel="00000000" w:rsidR="00000000" w:rsidRPr="00000000">
          <w:rPr>
            <w:rtl w:val="0"/>
          </w:rPr>
          <w:t xml:space="preserve">Telegram App</w:t>
        </w:r>
      </w:hyperlink>
      <w:r w:rsidDel="00000000" w:rsidR="00000000" w:rsidRPr="00000000">
        <w:rPr>
          <w:rtl w:val="0"/>
        </w:rPr>
        <w:t xml:space="preserve"> |  </w:t>
      </w:r>
      <w:hyperlink r:id="rId56">
        <w:r w:rsidDel="00000000" w:rsidR="00000000" w:rsidRPr="00000000">
          <w:rPr>
            <w:rtl w:val="0"/>
          </w:rPr>
          <w:t xml:space="preserve">Swagger UI </w:t>
        </w:r>
      </w:hyperlink>
      <w:r w:rsidDel="00000000" w:rsidR="00000000" w:rsidRPr="00000000">
        <w:rPr>
          <w:rtl w:val="0"/>
        </w:rPr>
        <w:t xml:space="preserve">| </w:t>
      </w:r>
      <w:hyperlink r:id="rId57">
        <w:r w:rsidDel="00000000" w:rsidR="00000000" w:rsidRPr="00000000">
          <w:rPr>
            <w:rtl w:val="0"/>
          </w:rPr>
          <w:t xml:space="preserve"> Postman</w:t>
        </w:r>
      </w:hyperlink>
      <w:r w:rsidDel="00000000" w:rsidR="00000000" w:rsidRPr="00000000">
        <w:rPr>
          <w:rtl w:val="0"/>
        </w:rPr>
        <w:t xml:space="preserve"> |</w:t>
      </w:r>
      <w:hyperlink r:id="rId58">
        <w:r w:rsidDel="00000000" w:rsidR="00000000" w:rsidRPr="00000000">
          <w:rPr>
            <w:rtl w:val="0"/>
          </w:rPr>
          <w:t xml:space="preserve">  Chrome/Edge/Firefox </w:t>
        </w:r>
      </w:hyperlink>
      <w:r w:rsidDel="00000000" w:rsidR="00000000" w:rsidRPr="00000000">
        <w:rPr>
          <w:rtl w:val="0"/>
        </w:rPr>
        <w:t xml:space="preserve">| </w:t>
      </w:r>
    </w:p>
    <w:p w:rsidR="00000000" w:rsidDel="00000000" w:rsidP="00000000" w:rsidRDefault="00000000" w:rsidRPr="00000000" w14:paraId="000002F4">
      <w:pPr>
        <w:spacing w:line="342.85714285714283" w:lineRule="auto"/>
        <w:rPr/>
      </w:pPr>
      <w:hyperlink r:id="rId59">
        <w:r w:rsidDel="00000000" w:rsidR="00000000" w:rsidRPr="00000000">
          <w:rPr>
            <w:rtl w:val="0"/>
          </w:rPr>
          <w:t xml:space="preserve"> DevTools </w:t>
        </w:r>
      </w:hyperlink>
      <w:r w:rsidDel="00000000" w:rsidR="00000000" w:rsidRPr="00000000">
        <w:rPr>
          <w:rtl w:val="0"/>
        </w:rPr>
        <w:t xml:space="preserve">|  </w:t>
      </w:r>
      <w:hyperlink r:id="rId60">
        <w:r w:rsidDel="00000000" w:rsidR="00000000" w:rsidRPr="00000000">
          <w:rPr>
            <w:rtl w:val="0"/>
          </w:rPr>
          <w:t xml:space="preserve">MySQL Workbench</w:t>
        </w:r>
      </w:hyperlink>
      <w:r w:rsidDel="00000000" w:rsidR="00000000" w:rsidRPr="00000000">
        <w:rPr>
          <w:rtl w:val="0"/>
        </w:rPr>
        <w:t xml:space="preserve"> |  </w:t>
      </w:r>
      <w:hyperlink r:id="rId61">
        <w:r w:rsidDel="00000000" w:rsidR="00000000" w:rsidRPr="00000000">
          <w:rPr>
            <w:rtl w:val="0"/>
          </w:rPr>
          <w:t xml:space="preserve">ngrok (Webhook)</w:t>
        </w:r>
      </w:hyperlink>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tabs>
          <w:tab w:val="left" w:leader="none" w:pos="540"/>
          <w:tab w:val="left" w:leader="none" w:pos="540"/>
          <w:tab w:val="left" w:leader="none" w:pos="540"/>
          <w:tab w:val="left" w:leader="none" w:pos="540"/>
          <w:tab w:val="left" w:leader="none" w:pos="540"/>
        </w:tabs>
        <w:ind w:left="720" w:firstLine="0"/>
        <w:rPr/>
      </w:pPr>
      <w:r w:rsidDel="00000000" w:rsidR="00000000" w:rsidRPr="00000000">
        <w:rPr>
          <w:rtl w:val="0"/>
        </w:rPr>
      </w:r>
    </w:p>
    <w:p w:rsidR="00000000" w:rsidDel="00000000" w:rsidP="00000000" w:rsidRDefault="00000000" w:rsidRPr="00000000" w14:paraId="000002F7">
      <w:pPr>
        <w:tabs>
          <w:tab w:val="left" w:leader="none" w:pos="540"/>
          <w:tab w:val="left" w:leader="none" w:pos="540"/>
          <w:tab w:val="left" w:leader="none" w:pos="540"/>
          <w:tab w:val="left" w:leader="none" w:pos="540"/>
          <w:tab w:val="left" w:leader="none" w:pos="540"/>
        </w:tabs>
        <w:ind w:left="720" w:firstLine="0"/>
        <w:rPr/>
      </w:pPr>
      <w:r w:rsidDel="00000000" w:rsidR="00000000" w:rsidRPr="00000000">
        <w:rPr>
          <w:rtl w:val="0"/>
        </w:rPr>
      </w:r>
    </w:p>
    <w:p w:rsidR="00000000" w:rsidDel="00000000" w:rsidP="00000000" w:rsidRDefault="00000000" w:rsidRPr="00000000" w14:paraId="000002F8">
      <w:pPr>
        <w:tabs>
          <w:tab w:val="left" w:leader="none" w:pos="540"/>
          <w:tab w:val="left" w:leader="none" w:pos="540"/>
          <w:tab w:val="left" w:leader="none" w:pos="540"/>
          <w:tab w:val="left" w:leader="none" w:pos="540"/>
          <w:tab w:val="left" w:leader="none" w:pos="540"/>
        </w:tabs>
        <w:ind w:left="720" w:firstLine="0"/>
        <w:rPr/>
      </w:pPr>
      <w:r w:rsidDel="00000000" w:rsidR="00000000" w:rsidRPr="00000000">
        <w:rPr>
          <w:rtl w:val="0"/>
        </w:rPr>
      </w:r>
    </w:p>
    <w:p w:rsidR="00000000" w:rsidDel="00000000" w:rsidP="00000000" w:rsidRDefault="00000000" w:rsidRPr="00000000" w14:paraId="000002F9">
      <w:pPr>
        <w:spacing w:line="360" w:lineRule="auto"/>
        <w:ind w:left="0" w:firstLine="0"/>
        <w:rPr/>
      </w:pPr>
      <w:r w:rsidDel="00000000" w:rsidR="00000000" w:rsidRPr="00000000">
        <w:rPr>
          <w:rtl w:val="0"/>
        </w:rPr>
      </w:r>
    </w:p>
    <w:p w:rsidR="00000000" w:rsidDel="00000000" w:rsidP="00000000" w:rsidRDefault="00000000" w:rsidRPr="00000000" w14:paraId="000002FA">
      <w:pPr>
        <w:pStyle w:val="Heading1"/>
        <w:tabs>
          <w:tab w:val="left" w:leader="none" w:pos="540"/>
          <w:tab w:val="left" w:leader="none" w:pos="540"/>
          <w:tab w:val="left" w:leader="none" w:pos="540"/>
          <w:tab w:val="left" w:leader="none" w:pos="540"/>
          <w:tab w:val="left" w:leader="none" w:pos="540"/>
        </w:tabs>
        <w:rPr/>
      </w:pPr>
      <w:bookmarkStart w:colFirst="0" w:colLast="0" w:name="_heading=h.9t2a7hog4yis" w:id="47"/>
      <w:bookmarkEnd w:id="47"/>
      <w:r w:rsidDel="00000000" w:rsidR="00000000" w:rsidRPr="00000000">
        <w:rPr>
          <w:rtl w:val="0"/>
        </w:rPr>
        <w:t xml:space="preserve">7. Future Work</w:t>
      </w:r>
    </w:p>
    <w:p w:rsidR="00000000" w:rsidDel="00000000" w:rsidP="00000000" w:rsidRDefault="00000000" w:rsidRPr="00000000" w14:paraId="000002FB">
      <w:pPr>
        <w:ind w:left="720" w:firstLine="0"/>
        <w:rPr/>
      </w:pPr>
      <w:r w:rsidDel="00000000" w:rsidR="00000000" w:rsidRPr="00000000">
        <w:rPr>
          <w:rtl w:val="0"/>
        </w:rPr>
        <w:t xml:space="preserve">1.  Complete Payment System with KHQR</w:t>
      </w:r>
    </w:p>
    <w:p w:rsidR="00000000" w:rsidDel="00000000" w:rsidP="00000000" w:rsidRDefault="00000000" w:rsidRPr="00000000" w14:paraId="000002FC">
      <w:pPr>
        <w:ind w:left="720" w:firstLine="0"/>
        <w:rPr/>
      </w:pPr>
      <w:r w:rsidDel="00000000" w:rsidR="00000000" w:rsidRPr="00000000">
        <w:rPr>
          <w:rtl w:val="0"/>
        </w:rPr>
        <w:t xml:space="preserve">2. Merchant Subscription System 7-Day Free Trial + Paid Subscriptions</w:t>
      </w:r>
    </w:p>
    <w:p w:rsidR="00000000" w:rsidDel="00000000" w:rsidP="00000000" w:rsidRDefault="00000000" w:rsidRPr="00000000" w14:paraId="000002FD">
      <w:pPr>
        <w:ind w:left="720" w:firstLine="0"/>
        <w:rPr/>
      </w:pPr>
      <w:r w:rsidDel="00000000" w:rsidR="00000000" w:rsidRPr="00000000">
        <w:rPr>
          <w:rtl w:val="0"/>
        </w:rPr>
        <w:t xml:space="preserve">3.Automated Bot Messages to Users</w:t>
      </w:r>
    </w:p>
    <w:p w:rsidR="00000000" w:rsidDel="00000000" w:rsidP="00000000" w:rsidRDefault="00000000" w:rsidRPr="00000000" w14:paraId="000002FE">
      <w:pPr>
        <w:ind w:left="720" w:firstLine="0"/>
        <w:rPr/>
      </w:pPr>
      <w:r w:rsidDel="00000000" w:rsidR="00000000" w:rsidRPr="00000000">
        <w:rPr>
          <w:rtl w:val="0"/>
        </w:rPr>
        <w:t xml:space="preserve">4. Improved Reports and Analytics</w:t>
      </w:r>
    </w:p>
    <w:p w:rsidR="00000000" w:rsidDel="00000000" w:rsidP="00000000" w:rsidRDefault="00000000" w:rsidRPr="00000000" w14:paraId="000002FF">
      <w:pPr>
        <w:ind w:left="720" w:firstLine="0"/>
        <w:rPr/>
      </w:pPr>
      <w:r w:rsidDel="00000000" w:rsidR="00000000" w:rsidRPr="00000000">
        <w:rPr>
          <w:rtl w:val="0"/>
        </w:rPr>
        <w:t xml:space="preserve">5. Improved UX/UI</w:t>
      </w:r>
    </w:p>
    <w:p w:rsidR="00000000" w:rsidDel="00000000" w:rsidP="00000000" w:rsidRDefault="00000000" w:rsidRPr="00000000" w14:paraId="00000300">
      <w:pPr>
        <w:ind w:left="720" w:firstLine="0"/>
        <w:rPr/>
      </w:pPr>
      <w:r w:rsidDel="00000000" w:rsidR="00000000" w:rsidRPr="00000000">
        <w:rPr>
          <w:rtl w:val="0"/>
        </w:rPr>
        <w:t xml:space="preserve">6. </w:t>
      </w:r>
      <w:r w:rsidDel="00000000" w:rsidR="00000000" w:rsidRPr="00000000">
        <w:rPr>
          <w:b w:val="1"/>
          <w:bCs w:val="1"/>
          <w:sz w:val="26"/>
          <w:szCs w:val="26"/>
          <w:rtl w:val="0"/>
        </w:rPr>
        <w:t xml:space="preserve"> </w:t>
      </w:r>
      <w:r w:rsidDel="00000000" w:rsidR="00000000" w:rsidRPr="00000000">
        <w:rPr>
          <w:sz w:val="26"/>
          <w:szCs w:val="26"/>
          <w:rtl w:val="0"/>
        </w:rPr>
        <w:t xml:space="preserve">Merchant Notification </w:t>
      </w:r>
      <w:r w:rsidDel="00000000" w:rsidR="00000000" w:rsidRPr="00000000">
        <w:rPr>
          <w:rtl w:val="0"/>
        </w:rPr>
        <w:t xml:space="preserve">Auto-Messages to Merchant (via Telegram)</w:t>
      </w:r>
    </w:p>
    <w:p w:rsidR="00000000" w:rsidDel="00000000" w:rsidP="00000000" w:rsidRDefault="00000000" w:rsidRPr="00000000" w14:paraId="00000301">
      <w:pPr>
        <w:pStyle w:val="Heading1"/>
        <w:tabs>
          <w:tab w:val="left" w:leader="none" w:pos="540"/>
          <w:tab w:val="left" w:leader="none" w:pos="540"/>
          <w:tab w:val="left" w:leader="none" w:pos="540"/>
          <w:tab w:val="left" w:leader="none" w:pos="540"/>
          <w:tab w:val="left" w:leader="none" w:pos="540"/>
        </w:tabs>
        <w:spacing w:line="360" w:lineRule="auto"/>
        <w:ind w:left="0" w:firstLine="0"/>
        <w:rPr/>
      </w:pPr>
      <w:bookmarkStart w:colFirst="0" w:colLast="0" w:name="_heading=h.ag80hitoi1dz" w:id="48"/>
      <w:bookmarkEnd w:id="48"/>
      <w:r w:rsidDel="00000000" w:rsidR="00000000" w:rsidRPr="00000000">
        <w:rPr>
          <w:rtl w:val="0"/>
        </w:rPr>
      </w:r>
    </w:p>
    <w:p w:rsidR="00000000" w:rsidDel="00000000" w:rsidP="00000000" w:rsidRDefault="00000000" w:rsidRPr="00000000" w14:paraId="00000302">
      <w:pPr>
        <w:pStyle w:val="Heading1"/>
        <w:tabs>
          <w:tab w:val="left" w:leader="none" w:pos="540"/>
          <w:tab w:val="left" w:leader="none" w:pos="540"/>
          <w:tab w:val="left" w:leader="none" w:pos="540"/>
          <w:tab w:val="left" w:leader="none" w:pos="540"/>
          <w:tab w:val="left" w:leader="none" w:pos="540"/>
        </w:tabs>
        <w:spacing w:line="360" w:lineRule="auto"/>
        <w:ind w:left="0" w:firstLine="0"/>
        <w:rPr/>
      </w:pPr>
      <w:bookmarkStart w:colFirst="0" w:colLast="0" w:name="_heading=h.zedyjwi24rnd" w:id="49"/>
      <w:bookmarkEnd w:id="49"/>
      <w:r w:rsidDel="00000000" w:rsidR="00000000" w:rsidRPr="00000000">
        <w:rPr>
          <w:rtl w:val="0"/>
        </w:rPr>
        <w:t xml:space="preserve">8. Conclusion</w:t>
      </w:r>
    </w:p>
    <w:p w:rsidR="00000000" w:rsidDel="00000000" w:rsidP="00000000" w:rsidRDefault="00000000" w:rsidRPr="00000000" w14:paraId="00000303">
      <w:pPr>
        <w:rPr/>
      </w:pPr>
      <w:r w:rsidDel="00000000" w:rsidR="00000000" w:rsidRPr="00000000">
        <w:rPr>
          <w:rtl w:val="0"/>
        </w:rPr>
        <w:t xml:space="preserve">This project successfully develops a </w:t>
      </w:r>
      <w:r w:rsidDel="00000000" w:rsidR="00000000" w:rsidRPr="00000000">
        <w:rPr>
          <w:b w:val="1"/>
          <w:bCs w:val="1"/>
          <w:rtl w:val="0"/>
        </w:rPr>
        <w:t xml:space="preserve">practical e-commerce platform optimized for Cambodia's market reality</w:t>
      </w:r>
      <w:r w:rsidDel="00000000" w:rsidR="00000000" w:rsidRPr="00000000">
        <w:rPr>
          <w:rtl w:val="0"/>
        </w:rPr>
        <w:t xml:space="preserve">. By building inside Telegram (where merchants already communicate with customers), instead of creating a separate app, this solution is better suited to Cambodia than expensive alternatives.</w:t>
      </w:r>
    </w:p>
    <w:p w:rsidR="00000000" w:rsidDel="00000000" w:rsidP="00000000" w:rsidRDefault="00000000" w:rsidRPr="00000000" w14:paraId="00000304">
      <w:pPr>
        <w:pStyle w:val="Heading1"/>
        <w:tabs>
          <w:tab w:val="left" w:leader="none" w:pos="540"/>
          <w:tab w:val="left" w:leader="none" w:pos="540"/>
          <w:tab w:val="left" w:leader="none" w:pos="540"/>
          <w:tab w:val="left" w:leader="none" w:pos="540"/>
          <w:tab w:val="left" w:leader="none" w:pos="540"/>
        </w:tabs>
        <w:spacing w:line="312" w:lineRule="auto"/>
        <w:ind w:left="0" w:firstLine="0"/>
        <w:rPr/>
      </w:pPr>
      <w:bookmarkStart w:colFirst="0" w:colLast="0" w:name="_heading=h.bhwax8jwcbhr" w:id="50"/>
      <w:bookmarkEnd w:id="50"/>
      <w:r w:rsidDel="00000000" w:rsidR="00000000" w:rsidRPr="00000000">
        <w:rPr>
          <w:rtl w:val="0"/>
        </w:rPr>
      </w:r>
    </w:p>
    <w:p w:rsidR="00000000" w:rsidDel="00000000" w:rsidP="00000000" w:rsidRDefault="00000000" w:rsidRPr="00000000" w14:paraId="00000305">
      <w:pPr>
        <w:pStyle w:val="Heading1"/>
        <w:tabs>
          <w:tab w:val="left" w:leader="none" w:pos="540"/>
          <w:tab w:val="left" w:leader="none" w:pos="540"/>
          <w:tab w:val="left" w:leader="none" w:pos="540"/>
          <w:tab w:val="left" w:leader="none" w:pos="540"/>
          <w:tab w:val="left" w:leader="none" w:pos="540"/>
        </w:tabs>
        <w:spacing w:line="312" w:lineRule="auto"/>
        <w:ind w:left="0" w:firstLine="0"/>
        <w:rPr/>
      </w:pPr>
      <w:bookmarkStart w:colFirst="0" w:colLast="0" w:name="_heading=h.yqvv7bhp1kt1" w:id="51"/>
      <w:bookmarkEnd w:id="51"/>
      <w:r w:rsidDel="00000000" w:rsidR="00000000" w:rsidRPr="00000000">
        <w:rPr>
          <w:rtl w:val="0"/>
        </w:rPr>
        <w:t xml:space="preserve">9. References</w:t>
      </w:r>
    </w:p>
    <w:p w:rsidR="00000000" w:rsidDel="00000000" w:rsidP="00000000" w:rsidRDefault="00000000" w:rsidRPr="00000000" w14:paraId="00000306">
      <w:pPr>
        <w:numPr>
          <w:ilvl w:val="0"/>
          <w:numId w:val="49"/>
        </w:numPr>
        <w:spacing w:after="0" w:lineRule="auto"/>
        <w:ind w:left="720" w:hanging="360"/>
        <w:rPr/>
      </w:pPr>
      <w:hyperlink r:id="rId62">
        <w:r w:rsidDel="00000000" w:rsidR="00000000" w:rsidRPr="00000000">
          <w:rPr>
            <w:u w:val="single"/>
            <w:rtl w:val="0"/>
          </w:rPr>
          <w:t xml:space="preserve">https://telemetr.io/en/channels/1506456800-lyncambodia</w:t>
        </w:r>
      </w:hyperlink>
      <w:r w:rsidDel="00000000" w:rsidR="00000000" w:rsidRPr="00000000">
        <w:rPr>
          <w:rtl w:val="0"/>
        </w:rPr>
      </w:r>
    </w:p>
    <w:p w:rsidR="00000000" w:rsidDel="00000000" w:rsidP="00000000" w:rsidRDefault="00000000" w:rsidRPr="00000000" w14:paraId="00000307">
      <w:pPr>
        <w:numPr>
          <w:ilvl w:val="0"/>
          <w:numId w:val="49"/>
        </w:numPr>
        <w:spacing w:after="0" w:lineRule="auto"/>
        <w:ind w:left="720" w:hanging="360"/>
        <w:rPr/>
      </w:pPr>
      <w:hyperlink r:id="rId63">
        <w:r w:rsidDel="00000000" w:rsidR="00000000" w:rsidRPr="00000000">
          <w:rPr>
            <w:u w:val="single"/>
            <w:rtl w:val="0"/>
          </w:rPr>
          <w:t xml:space="preserve">https://botstore.cc/</w:t>
        </w:r>
      </w:hyperlink>
      <w:r w:rsidDel="00000000" w:rsidR="00000000" w:rsidRPr="00000000">
        <w:rPr>
          <w:rtl w:val="0"/>
        </w:rPr>
      </w:r>
    </w:p>
    <w:p w:rsidR="00000000" w:rsidDel="00000000" w:rsidP="00000000" w:rsidRDefault="00000000" w:rsidRPr="00000000" w14:paraId="00000308">
      <w:pPr>
        <w:numPr>
          <w:ilvl w:val="0"/>
          <w:numId w:val="49"/>
        </w:numPr>
        <w:spacing w:after="0" w:lineRule="auto"/>
        <w:ind w:left="720" w:hanging="360"/>
        <w:rPr/>
      </w:pPr>
      <w:hyperlink r:id="rId64">
        <w:r w:rsidDel="00000000" w:rsidR="00000000" w:rsidRPr="00000000">
          <w:rPr>
            <w:u w:val="single"/>
            <w:rtl w:val="0"/>
          </w:rPr>
          <w:t xml:space="preserve">https://teleport.top/</w:t>
        </w:r>
      </w:hyperlink>
      <w:r w:rsidDel="00000000" w:rsidR="00000000" w:rsidRPr="00000000">
        <w:rPr>
          <w:rtl w:val="0"/>
        </w:rPr>
        <w:t xml:space="preserve"> </w:t>
      </w:r>
    </w:p>
    <w:p w:rsidR="00000000" w:rsidDel="00000000" w:rsidP="00000000" w:rsidRDefault="00000000" w:rsidRPr="00000000" w14:paraId="00000309">
      <w:pPr>
        <w:numPr>
          <w:ilvl w:val="0"/>
          <w:numId w:val="49"/>
        </w:numPr>
        <w:spacing w:after="0" w:lineRule="auto"/>
        <w:ind w:left="720" w:hanging="360"/>
        <w:rPr/>
      </w:pPr>
      <w:hyperlink r:id="rId65">
        <w:r w:rsidDel="00000000" w:rsidR="00000000" w:rsidRPr="00000000">
          <w:rPr>
            <w:u w:val="single"/>
            <w:rtl w:val="0"/>
          </w:rPr>
          <w:t xml:space="preserve">https://core.telegram.org/bots</w:t>
        </w:r>
      </w:hyperlink>
      <w:r w:rsidDel="00000000" w:rsidR="00000000" w:rsidRPr="00000000">
        <w:rPr>
          <w:rtl w:val="0"/>
        </w:rPr>
      </w:r>
    </w:p>
    <w:p w:rsidR="00000000" w:rsidDel="00000000" w:rsidP="00000000" w:rsidRDefault="00000000" w:rsidRPr="00000000" w14:paraId="0000030A">
      <w:pPr>
        <w:numPr>
          <w:ilvl w:val="0"/>
          <w:numId w:val="49"/>
        </w:numPr>
        <w:spacing w:after="0" w:lineRule="auto"/>
        <w:ind w:left="720" w:hanging="360"/>
        <w:rPr/>
      </w:pPr>
      <w:hyperlink r:id="rId66">
        <w:r w:rsidDel="00000000" w:rsidR="00000000" w:rsidRPr="00000000">
          <w:rPr>
            <w:u w:val="single"/>
            <w:rtl w:val="0"/>
          </w:rPr>
          <w:t xml:space="preserve">https://nextjs.org/docs</w:t>
        </w:r>
      </w:hyperlink>
      <w:r w:rsidDel="00000000" w:rsidR="00000000" w:rsidRPr="00000000">
        <w:rPr>
          <w:rtl w:val="0"/>
        </w:rPr>
      </w:r>
    </w:p>
    <w:p w:rsidR="00000000" w:rsidDel="00000000" w:rsidP="00000000" w:rsidRDefault="00000000" w:rsidRPr="00000000" w14:paraId="0000030B">
      <w:pPr>
        <w:numPr>
          <w:ilvl w:val="0"/>
          <w:numId w:val="49"/>
        </w:numPr>
        <w:spacing w:after="0" w:lineRule="auto"/>
        <w:ind w:left="720" w:hanging="360"/>
        <w:rPr/>
      </w:pPr>
      <w:hyperlink r:id="rId67">
        <w:r w:rsidDel="00000000" w:rsidR="00000000" w:rsidRPr="00000000">
          <w:rPr>
            <w:u w:val="single"/>
            <w:rtl w:val="0"/>
          </w:rPr>
          <w:t xml:space="preserve">https://www.grab.com/my/clearer-and-organised-transactions/</w:t>
        </w:r>
      </w:hyperlink>
      <w:r w:rsidDel="00000000" w:rsidR="00000000" w:rsidRPr="00000000">
        <w:rPr>
          <w:rtl w:val="0"/>
        </w:rPr>
        <w:t xml:space="preserve"> </w:t>
      </w:r>
    </w:p>
    <w:p w:rsidR="00000000" w:rsidDel="00000000" w:rsidP="00000000" w:rsidRDefault="00000000" w:rsidRPr="00000000" w14:paraId="0000030C">
      <w:pPr>
        <w:numPr>
          <w:ilvl w:val="0"/>
          <w:numId w:val="49"/>
        </w:numPr>
        <w:spacing w:after="0" w:lineRule="auto"/>
        <w:ind w:left="720" w:hanging="360"/>
        <w:rPr/>
      </w:pPr>
      <w:hyperlink r:id="rId68">
        <w:r w:rsidDel="00000000" w:rsidR="00000000" w:rsidRPr="00000000">
          <w:rPr>
            <w:u w:val="single"/>
            <w:rtl w:val="0"/>
          </w:rPr>
          <w:t xml:space="preserve">https://fastapi.tiangolo.com/tutorial/security/oauth2-jwt/</w:t>
        </w:r>
      </w:hyperlink>
      <w:r w:rsidDel="00000000" w:rsidR="00000000" w:rsidRPr="00000000">
        <w:rPr>
          <w:rtl w:val="0"/>
        </w:rPr>
      </w:r>
    </w:p>
    <w:p w:rsidR="00000000" w:rsidDel="00000000" w:rsidP="00000000" w:rsidRDefault="00000000" w:rsidRPr="00000000" w14:paraId="0000030D">
      <w:pPr>
        <w:numPr>
          <w:ilvl w:val="0"/>
          <w:numId w:val="49"/>
        </w:numPr>
        <w:spacing w:after="0" w:lineRule="auto"/>
        <w:ind w:left="720" w:hanging="360"/>
        <w:rPr/>
      </w:pPr>
      <w:hyperlink r:id="rId69">
        <w:r w:rsidDel="00000000" w:rsidR="00000000" w:rsidRPr="00000000">
          <w:rPr>
            <w:u w:val="single"/>
            <w:rtl w:val="0"/>
          </w:rPr>
          <w:t xml:space="preserve">https://fastapi.tiangolo.com/tutorial/cors/</w:t>
        </w:r>
      </w:hyperlink>
      <w:r w:rsidDel="00000000" w:rsidR="00000000" w:rsidRPr="00000000">
        <w:rPr>
          <w:rtl w:val="0"/>
        </w:rPr>
        <w:t xml:space="preserve"> </w:t>
      </w:r>
    </w:p>
    <w:p w:rsidR="00000000" w:rsidDel="00000000" w:rsidP="00000000" w:rsidRDefault="00000000" w:rsidRPr="00000000" w14:paraId="0000030E">
      <w:pPr>
        <w:numPr>
          <w:ilvl w:val="0"/>
          <w:numId w:val="49"/>
        </w:numPr>
        <w:spacing w:after="0" w:lineRule="auto"/>
        <w:ind w:left="720" w:hanging="360"/>
        <w:rPr/>
      </w:pPr>
      <w:hyperlink r:id="rId70">
        <w:r w:rsidDel="00000000" w:rsidR="00000000" w:rsidRPr="00000000">
          <w:rPr>
            <w:u w:val="single"/>
            <w:rtl w:val="0"/>
          </w:rPr>
          <w:t xml:space="preserve">https://www.geeksforgeeks.org/python/configuring-cors-in-fastapi/</w:t>
        </w:r>
      </w:hyperlink>
      <w:r w:rsidDel="00000000" w:rsidR="00000000" w:rsidRPr="00000000">
        <w:rPr>
          <w:rtl w:val="0"/>
        </w:rPr>
      </w:r>
    </w:p>
    <w:p w:rsidR="00000000" w:rsidDel="00000000" w:rsidP="00000000" w:rsidRDefault="00000000" w:rsidRPr="00000000" w14:paraId="0000030F">
      <w:pPr>
        <w:numPr>
          <w:ilvl w:val="0"/>
          <w:numId w:val="49"/>
        </w:numPr>
        <w:spacing w:after="0" w:lineRule="auto"/>
        <w:ind w:left="720" w:hanging="360"/>
        <w:rPr/>
      </w:pPr>
      <w:hyperlink r:id="rId71">
        <w:r w:rsidDel="00000000" w:rsidR="00000000" w:rsidRPr="00000000">
          <w:rPr>
            <w:u w:val="single"/>
            <w:rtl w:val="0"/>
          </w:rPr>
          <w:t xml:space="preserve">https://stackoverflow.com/questions/65635346/how-can-i-enable-cors-in-fastapi</w:t>
        </w:r>
      </w:hyperlink>
      <w:r w:rsidDel="00000000" w:rsidR="00000000" w:rsidRPr="00000000">
        <w:rPr>
          <w:rtl w:val="0"/>
        </w:rPr>
        <w:t xml:space="preserve"> </w:t>
      </w:r>
    </w:p>
    <w:p w:rsidR="00000000" w:rsidDel="00000000" w:rsidP="00000000" w:rsidRDefault="00000000" w:rsidRPr="00000000" w14:paraId="00000310">
      <w:pPr>
        <w:numPr>
          <w:ilvl w:val="0"/>
          <w:numId w:val="49"/>
        </w:numPr>
        <w:spacing w:after="0" w:lineRule="auto"/>
        <w:ind w:left="720" w:hanging="360"/>
        <w:rPr/>
      </w:pPr>
      <w:hyperlink r:id="rId72">
        <w:r w:rsidDel="00000000" w:rsidR="00000000" w:rsidRPr="00000000">
          <w:rPr>
            <w:u w:val="single"/>
            <w:rtl w:val="0"/>
          </w:rPr>
          <w:t xml:space="preserve">https://nextjs.org/docs/app/getting-started/fetching-data</w:t>
        </w:r>
      </w:hyperlink>
      <w:r w:rsidDel="00000000" w:rsidR="00000000" w:rsidRPr="00000000">
        <w:rPr>
          <w:rtl w:val="0"/>
        </w:rPr>
        <w:t xml:space="preserve"> </w:t>
      </w:r>
    </w:p>
    <w:p w:rsidR="00000000" w:rsidDel="00000000" w:rsidP="00000000" w:rsidRDefault="00000000" w:rsidRPr="00000000" w14:paraId="00000311">
      <w:pPr>
        <w:numPr>
          <w:ilvl w:val="0"/>
          <w:numId w:val="49"/>
        </w:numPr>
        <w:spacing w:after="0" w:lineRule="auto"/>
        <w:ind w:left="720" w:hanging="360"/>
        <w:rPr/>
      </w:pPr>
      <w:hyperlink r:id="rId73">
        <w:r w:rsidDel="00000000" w:rsidR="00000000" w:rsidRPr="00000000">
          <w:rPr>
            <w:u w:val="single"/>
            <w:rtl w:val="0"/>
          </w:rPr>
          <w:t xml:space="preserve">https://uvicorn.dev/concepts/asgi/</w:t>
        </w:r>
      </w:hyperlink>
      <w:r w:rsidDel="00000000" w:rsidR="00000000" w:rsidRPr="00000000">
        <w:rPr>
          <w:rtl w:val="0"/>
        </w:rPr>
        <w:t xml:space="preserve"> </w:t>
      </w:r>
    </w:p>
    <w:p w:rsidR="00000000" w:rsidDel="00000000" w:rsidP="00000000" w:rsidRDefault="00000000" w:rsidRPr="00000000" w14:paraId="00000312">
      <w:pPr>
        <w:numPr>
          <w:ilvl w:val="0"/>
          <w:numId w:val="49"/>
        </w:numPr>
        <w:spacing w:after="0" w:lineRule="auto"/>
        <w:ind w:left="720" w:hanging="360"/>
        <w:rPr/>
      </w:pPr>
      <w:hyperlink r:id="rId74">
        <w:r w:rsidDel="00000000" w:rsidR="00000000" w:rsidRPr="00000000">
          <w:rPr>
            <w:u w:val="single"/>
            <w:rtl w:val="0"/>
          </w:rPr>
          <w:t xml:space="preserve">https://www.getorchestra.io/guides/fastapi-with-uvicorn-a-comprehensive-tutorial</w:t>
        </w:r>
      </w:hyperlink>
      <w:r w:rsidDel="00000000" w:rsidR="00000000" w:rsidRPr="00000000">
        <w:rPr>
          <w:rtl w:val="0"/>
        </w:rPr>
        <w:t xml:space="preserve"> </w:t>
      </w:r>
    </w:p>
    <w:p w:rsidR="00000000" w:rsidDel="00000000" w:rsidP="00000000" w:rsidRDefault="00000000" w:rsidRPr="00000000" w14:paraId="00000313">
      <w:pPr>
        <w:numPr>
          <w:ilvl w:val="0"/>
          <w:numId w:val="49"/>
        </w:numPr>
        <w:spacing w:after="0" w:lineRule="auto"/>
        <w:ind w:left="720" w:hanging="360"/>
        <w:rPr/>
      </w:pPr>
      <w:hyperlink r:id="rId75">
        <w:r w:rsidDel="00000000" w:rsidR="00000000" w:rsidRPr="00000000">
          <w:rPr>
            <w:u w:val="single"/>
            <w:rtl w:val="0"/>
          </w:rPr>
          <w:t xml:space="preserve">https://www.postman.com/davtur19/telegram/request/see7mdn/setwebhook</w:t>
        </w:r>
      </w:hyperlink>
      <w:r w:rsidDel="00000000" w:rsidR="00000000" w:rsidRPr="00000000">
        <w:rPr>
          <w:rtl w:val="0"/>
        </w:rPr>
        <w:t xml:space="preserve"> </w:t>
      </w:r>
    </w:p>
    <w:p w:rsidR="00000000" w:rsidDel="00000000" w:rsidP="00000000" w:rsidRDefault="00000000" w:rsidRPr="00000000" w14:paraId="00000314">
      <w:pPr>
        <w:numPr>
          <w:ilvl w:val="0"/>
          <w:numId w:val="49"/>
        </w:numPr>
        <w:spacing w:after="0" w:lineRule="auto"/>
        <w:ind w:left="720" w:hanging="360"/>
        <w:rPr>
          <w:u w:val="none"/>
        </w:rPr>
      </w:pPr>
      <w:r w:rsidDel="00000000" w:rsidR="00000000" w:rsidRPr="00000000">
        <w:rPr>
          <w:rtl w:val="0"/>
        </w:rPr>
        <w:t xml:space="preserve">blob:</w:t>
      </w:r>
      <w:hyperlink r:id="rId76">
        <w:r w:rsidDel="00000000" w:rsidR="00000000" w:rsidRPr="00000000">
          <w:rPr>
            <w:u w:val="single"/>
            <w:rtl w:val="0"/>
          </w:rPr>
          <w:t xml:space="preserve">https://www.microsoft365.com/6af99e85-0718-4eb9-af02-a05b338cf8e8</w:t>
        </w:r>
      </w:hyperlink>
      <w:r w:rsidDel="00000000" w:rsidR="00000000" w:rsidRPr="00000000">
        <w:rPr>
          <w:rtl w:val="0"/>
        </w:rPr>
      </w:r>
    </w:p>
    <w:p w:rsidR="00000000" w:rsidDel="00000000" w:rsidP="00000000" w:rsidRDefault="00000000" w:rsidRPr="00000000" w14:paraId="00000315">
      <w:pPr>
        <w:numPr>
          <w:ilvl w:val="0"/>
          <w:numId w:val="49"/>
        </w:numPr>
        <w:spacing w:after="0" w:lineRule="auto"/>
        <w:ind w:left="720" w:hanging="360"/>
        <w:rPr/>
      </w:pPr>
      <w:hyperlink r:id="rId77">
        <w:r w:rsidDel="00000000" w:rsidR="00000000" w:rsidRPr="00000000">
          <w:rPr>
            <w:u w:val="single"/>
            <w:rtl w:val="0"/>
          </w:rPr>
          <w:t xml:space="preserve">https://bullettrain.co/docs/tunneling</w:t>
        </w:r>
      </w:hyperlink>
      <w:r w:rsidDel="00000000" w:rsidR="00000000" w:rsidRPr="00000000">
        <w:rPr>
          <w:rtl w:val="0"/>
        </w:rPr>
      </w:r>
    </w:p>
    <w:p w:rsidR="00000000" w:rsidDel="00000000" w:rsidP="00000000" w:rsidRDefault="00000000" w:rsidRPr="00000000" w14:paraId="00000316">
      <w:pPr>
        <w:numPr>
          <w:ilvl w:val="0"/>
          <w:numId w:val="49"/>
        </w:numPr>
        <w:spacing w:after="0" w:lineRule="auto"/>
        <w:ind w:left="720" w:hanging="360"/>
        <w:rPr/>
      </w:pPr>
      <w:hyperlink r:id="rId78">
        <w:r w:rsidDel="00000000" w:rsidR="00000000" w:rsidRPr="00000000">
          <w:rPr>
            <w:u w:val="single"/>
            <w:rtl w:val="0"/>
          </w:rPr>
          <w:t xml:space="preserve">https://www.compilenrun.com/docs/framework/fastapi/fastapi-documentation/fastapi-swagger-ui/</w:t>
        </w:r>
      </w:hyperlink>
      <w:r w:rsidDel="00000000" w:rsidR="00000000" w:rsidRPr="00000000">
        <w:rPr>
          <w:rtl w:val="0"/>
        </w:rPr>
      </w:r>
    </w:p>
    <w:p w:rsidR="00000000" w:rsidDel="00000000" w:rsidP="00000000" w:rsidRDefault="00000000" w:rsidRPr="00000000" w14:paraId="00000317">
      <w:pPr>
        <w:numPr>
          <w:ilvl w:val="0"/>
          <w:numId w:val="49"/>
        </w:numPr>
        <w:spacing w:after="0" w:lineRule="auto"/>
        <w:ind w:left="720" w:hanging="360"/>
        <w:rPr/>
      </w:pPr>
      <w:hyperlink r:id="rId79">
        <w:r w:rsidDel="00000000" w:rsidR="00000000" w:rsidRPr="00000000">
          <w:rPr>
            <w:u w:val="single"/>
            <w:rtl w:val="0"/>
          </w:rPr>
          <w:t xml:space="preserve">https://www.mysql.com/products/workbench/</w:t>
        </w:r>
      </w:hyperlink>
      <w:r w:rsidDel="00000000" w:rsidR="00000000" w:rsidRPr="00000000">
        <w:rPr>
          <w:rtl w:val="0"/>
        </w:rPr>
      </w:r>
    </w:p>
    <w:p w:rsidR="00000000" w:rsidDel="00000000" w:rsidP="00000000" w:rsidRDefault="00000000" w:rsidRPr="00000000" w14:paraId="00000318">
      <w:pPr>
        <w:numPr>
          <w:ilvl w:val="0"/>
          <w:numId w:val="49"/>
        </w:numPr>
        <w:spacing w:after="0" w:lineRule="auto"/>
        <w:ind w:left="720" w:hanging="360"/>
        <w:rPr/>
      </w:pPr>
      <w:hyperlink r:id="rId80">
        <w:r w:rsidDel="00000000" w:rsidR="00000000" w:rsidRPr="00000000">
          <w:rPr>
            <w:u w:val="single"/>
            <w:rtl w:val="0"/>
          </w:rPr>
          <w:t xml:space="preserve">https://www.mysql.com/products/workbench/</w:t>
        </w:r>
      </w:hyperlink>
      <w:r w:rsidDel="00000000" w:rsidR="00000000" w:rsidRPr="00000000">
        <w:rPr>
          <w:rtl w:val="0"/>
        </w:rPr>
      </w:r>
    </w:p>
    <w:p w:rsidR="00000000" w:rsidDel="00000000" w:rsidP="00000000" w:rsidRDefault="00000000" w:rsidRPr="00000000" w14:paraId="00000319">
      <w:pPr>
        <w:numPr>
          <w:ilvl w:val="0"/>
          <w:numId w:val="49"/>
        </w:numPr>
        <w:spacing w:after="0" w:lineRule="auto"/>
        <w:ind w:left="720" w:hanging="360"/>
        <w:rPr/>
      </w:pPr>
      <w:hyperlink r:id="rId81">
        <w:r w:rsidDel="00000000" w:rsidR="00000000" w:rsidRPr="00000000">
          <w:rPr>
            <w:u w:val="single"/>
            <w:rtl w:val="0"/>
          </w:rPr>
          <w:t xml:space="preserve">https://learn.microsoft.com/en-us/microsoft-edge/devtools/landing/</w:t>
        </w:r>
      </w:hyperlink>
      <w:r w:rsidDel="00000000" w:rsidR="00000000" w:rsidRPr="00000000">
        <w:rPr>
          <w:rtl w:val="0"/>
        </w:rPr>
      </w:r>
    </w:p>
    <w:p w:rsidR="00000000" w:rsidDel="00000000" w:rsidP="00000000" w:rsidRDefault="00000000" w:rsidRPr="00000000" w14:paraId="0000031A">
      <w:pPr>
        <w:numPr>
          <w:ilvl w:val="0"/>
          <w:numId w:val="49"/>
        </w:numPr>
        <w:ind w:left="720" w:hanging="360"/>
        <w:rPr/>
      </w:pPr>
      <w:r w:rsidDel="00000000" w:rsidR="00000000" w:rsidRPr="00000000">
        <w:rPr>
          <w:rtl w:val="0"/>
        </w:rPr>
        <w:t xml:space="preserve">blob:</w:t>
      </w:r>
      <w:hyperlink r:id="rId82">
        <w:r w:rsidDel="00000000" w:rsidR="00000000" w:rsidRPr="00000000">
          <w:rPr>
            <w:u w:val="single"/>
            <w:rtl w:val="0"/>
          </w:rPr>
          <w:t xml:space="preserve">https://www.microsoft365.com/53392585-04b7-423e-b88b-a54cb32af779</w:t>
        </w:r>
      </w:hyperlink>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u w:val="single"/>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sectPr>
      <w:headerReference r:id="rId83" w:type="default"/>
      <w:footerReference r:id="rId8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40"/>
        <w:tab w:val="left" w:leader="none" w:pos="540"/>
        <w:tab w:val="left" w:leader="none" w:pos="540"/>
        <w:tab w:val="left" w:leader="none" w:pos="540"/>
        <w:tab w:val="left" w:leader="none" w:pos="540"/>
      </w:tabs>
      <w:spacing w:line="360" w:lineRule="auto"/>
    </w:pPr>
    <w:rPr>
      <w:b w:val="1"/>
      <w:bCs w:val="1"/>
      <w:sz w:val="32"/>
      <w:szCs w:val="32"/>
    </w:rPr>
  </w:style>
  <w:style w:type="paragraph" w:styleId="Heading2">
    <w:name w:val="heading 2"/>
    <w:basedOn w:val="Normal"/>
    <w:next w:val="Normal"/>
    <w:pPr>
      <w:keepNext w:val="1"/>
      <w:pageBreakBefore w:val="0"/>
      <w:tabs>
        <w:tab w:val="left" w:leader="none" w:pos="540"/>
      </w:tabs>
      <w:spacing w:after="60" w:before="360" w:lineRule="auto"/>
      <w:ind w:left="576" w:hanging="576"/>
    </w:pPr>
    <w:rPr>
      <w:b w:val="1"/>
      <w:bCs w:val="1"/>
      <w:sz w:val="28"/>
      <w:szCs w:val="28"/>
    </w:rPr>
  </w:style>
  <w:style w:type="paragraph" w:styleId="Heading3">
    <w:name w:val="heading 3"/>
    <w:basedOn w:val="Normal"/>
    <w:next w:val="Normal"/>
    <w:pPr>
      <w:keepNext w:val="1"/>
      <w:pageBreakBefore w:val="0"/>
      <w:tabs>
        <w:tab w:val="left" w:leader="none" w:pos="540"/>
      </w:tabs>
      <w:spacing w:after="60" w:before="240" w:lineRule="auto"/>
      <w:ind w:left="720" w:hanging="720"/>
    </w:pPr>
    <w:rPr>
      <w:rFonts w:ascii="Arial" w:cs="Arial" w:eastAsia="Arial" w:hAnsi="Arial"/>
      <w:b w:val="1"/>
      <w:bCs w:val="1"/>
    </w:rPr>
  </w:style>
  <w:style w:type="paragraph" w:styleId="Heading4">
    <w:name w:val="heading 4"/>
    <w:basedOn w:val="Normal"/>
    <w:next w:val="Normal"/>
    <w:pPr>
      <w:keepNext w:val="1"/>
      <w:pageBreakBefore w:val="0"/>
      <w:spacing w:after="60" w:before="240" w:lineRule="auto"/>
      <w:ind w:left="864" w:hanging="864"/>
    </w:pPr>
    <w:rPr>
      <w:b w:val="1"/>
      <w:bCs w:val="1"/>
      <w:sz w:val="28"/>
      <w:szCs w:val="28"/>
    </w:rPr>
  </w:style>
  <w:style w:type="paragraph" w:styleId="Heading5">
    <w:name w:val="heading 5"/>
    <w:basedOn w:val="Normal"/>
    <w:next w:val="Normal"/>
    <w:pPr>
      <w:pageBreakBefore w:val="0"/>
      <w:spacing w:after="60" w:before="240" w:lineRule="auto"/>
      <w:ind w:left="1008" w:hanging="1008"/>
    </w:pPr>
    <w:rPr>
      <w:b w:val="1"/>
      <w:bCs w:val="1"/>
      <w:i w:val="1"/>
      <w:iCs w:val="1"/>
      <w:sz w:val="26"/>
      <w:szCs w:val="26"/>
    </w:rPr>
  </w:style>
  <w:style w:type="paragraph" w:styleId="Heading6">
    <w:name w:val="heading 6"/>
    <w:basedOn w:val="Normal"/>
    <w:next w:val="Normal"/>
    <w:pPr>
      <w:pageBreakBefore w:val="0"/>
      <w:spacing w:after="60" w:before="240" w:lineRule="auto"/>
      <w:ind w:left="1152" w:hanging="1152"/>
    </w:pPr>
    <w:rPr>
      <w:b w:val="1"/>
      <w:bCs w:val="1"/>
    </w:rPr>
  </w:style>
  <w:style w:type="paragraph" w:styleId="Title">
    <w:name w:val="Title"/>
    <w:basedOn w:val="Normal"/>
    <w:next w:val="Normal"/>
    <w:pPr>
      <w:pageBreakBefore w:val="0"/>
      <w:spacing w:after="720" w:before="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spacing w:after="360" w:lineRule="auto"/>
      <w:jc w:val="center"/>
    </w:pPr>
    <w:rPr>
      <w:b w:val="1"/>
      <w:b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stapi.tiangolo.com/tutorial/security/oauth2-jwt/" TargetMode="External"/><Relationship Id="rId84" Type="http://schemas.openxmlformats.org/officeDocument/2006/relationships/footer" Target="footer1.xml"/><Relationship Id="rId83" Type="http://schemas.openxmlformats.org/officeDocument/2006/relationships/header" Target="header1.xml"/><Relationship Id="rId42" Type="http://schemas.openxmlformats.org/officeDocument/2006/relationships/hyperlink" Target="https://fastapi.tiangolo.com/tutorial/security/oauth2-jwt/" TargetMode="External"/><Relationship Id="rId41" Type="http://schemas.openxmlformats.org/officeDocument/2006/relationships/hyperlink" Target="https://nextjs.org/docs/app/getting-started/fetching-data" TargetMode="External"/><Relationship Id="rId44" Type="http://schemas.openxmlformats.org/officeDocument/2006/relationships/hyperlink" Target="https://stackoverflow.com/questions/54890655/how-do-i-extract-the-data-from-telegram-deep-linking" TargetMode="External"/><Relationship Id="rId43" Type="http://schemas.openxmlformats.org/officeDocument/2006/relationships/image" Target="media/image13.png"/><Relationship Id="rId46" Type="http://schemas.openxmlformats.org/officeDocument/2006/relationships/hyperlink" Target="https://core.telegram.org/bots/webhooks" TargetMode="External"/><Relationship Id="rId45" Type="http://schemas.openxmlformats.org/officeDocument/2006/relationships/hyperlink" Target="https://www.postman.com/davtur19/telegram/request/see7mdn/setwebhook" TargetMode="External"/><Relationship Id="rId80" Type="http://schemas.openxmlformats.org/officeDocument/2006/relationships/hyperlink" Target="https://www.mysql.com/products/workbench/" TargetMode="External"/><Relationship Id="rId82" Type="http://schemas.openxmlformats.org/officeDocument/2006/relationships/hyperlink" Target="https://www.microsoft365.com/53392585-04b7-423e-b88b-a54cb32af779" TargetMode="External"/><Relationship Id="rId81" Type="http://schemas.openxmlformats.org/officeDocument/2006/relationships/hyperlink" Target="https://learn.microsoft.com/en-us/microsoft-edge/devtools/lan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otstore.cc" TargetMode="External"/><Relationship Id="rId48" Type="http://schemas.openxmlformats.org/officeDocument/2006/relationships/hyperlink" Target="https://www.getorchestra.io/guides/fastapi-with-uvicorn-a-comprehensive-tutorial" TargetMode="External"/><Relationship Id="rId47" Type="http://schemas.openxmlformats.org/officeDocument/2006/relationships/hyperlink" Target="https://www.getorchestra.io/guides/fastapi-with-uvicorn-a-comprehensive-tutorial" TargetMode="External"/><Relationship Id="rId49" Type="http://schemas.openxmlformats.org/officeDocument/2006/relationships/hyperlink" Target="https://fastapi.tiangolo.com/deployment/manuall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20.png"/><Relationship Id="rId73" Type="http://schemas.openxmlformats.org/officeDocument/2006/relationships/hyperlink" Target="https://uvicorn.dev/concepts/asgi/" TargetMode="External"/><Relationship Id="rId72" Type="http://schemas.openxmlformats.org/officeDocument/2006/relationships/hyperlink" Target="https://nextjs.org/docs/app/getting-started/fetching-data" TargetMode="External"/><Relationship Id="rId31" Type="http://schemas.openxmlformats.org/officeDocument/2006/relationships/image" Target="media/image11.png"/><Relationship Id="rId75" Type="http://schemas.openxmlformats.org/officeDocument/2006/relationships/hyperlink" Target="https://www.postman.com/davtur19/telegram/request/see7mdn/setwebhook" TargetMode="External"/><Relationship Id="rId30" Type="http://schemas.openxmlformats.org/officeDocument/2006/relationships/image" Target="media/image24.png"/><Relationship Id="rId74" Type="http://schemas.openxmlformats.org/officeDocument/2006/relationships/hyperlink" Target="https://www.getorchestra.io/guides/fastapi-with-uvicorn-a-comprehensive-tutorial" TargetMode="External"/><Relationship Id="rId33" Type="http://schemas.openxmlformats.org/officeDocument/2006/relationships/image" Target="media/image7.png"/><Relationship Id="rId77" Type="http://schemas.openxmlformats.org/officeDocument/2006/relationships/hyperlink" Target="https://bullettrain.co/docs/tunneling" TargetMode="External"/><Relationship Id="rId32" Type="http://schemas.openxmlformats.org/officeDocument/2006/relationships/hyperlink" Target="https://www.figma.com/design/u1g1i1U730RR0oKXfrKRx9/EcomerceBot?node-id=11703-13794&amp;t=jTh9ePew0mJLrhwH-1" TargetMode="External"/><Relationship Id="rId76" Type="http://schemas.openxmlformats.org/officeDocument/2006/relationships/hyperlink" Target="https://www.microsoft365.com/6af99e85-0718-4eb9-af02-a05b338cf8e8" TargetMode="External"/><Relationship Id="rId35" Type="http://schemas.openxmlformats.org/officeDocument/2006/relationships/hyperlink" Target="https://fastapi.tiangolo.com/tutorial/security/oauth2-jwt/" TargetMode="External"/><Relationship Id="rId79" Type="http://schemas.openxmlformats.org/officeDocument/2006/relationships/hyperlink" Target="https://www.mysql.com/products/workbench/" TargetMode="External"/><Relationship Id="rId34" Type="http://schemas.openxmlformats.org/officeDocument/2006/relationships/hyperlink" Target="https://drive.google.com/file/d/1R4xpt8gU1YnZd7AEf7uf20iluzBjsDFS/view?usp=sharing" TargetMode="External"/><Relationship Id="rId78" Type="http://schemas.openxmlformats.org/officeDocument/2006/relationships/hyperlink" Target="https://www.compilenrun.com/docs/framework/fastapi/fastapi-documentation/fastapi-swagger-ui/" TargetMode="External"/><Relationship Id="rId71" Type="http://schemas.openxmlformats.org/officeDocument/2006/relationships/hyperlink" Target="https://stackoverflow.com/questions/65635346/how-can-i-enable-cors-in-fastapi" TargetMode="External"/><Relationship Id="rId70" Type="http://schemas.openxmlformats.org/officeDocument/2006/relationships/hyperlink" Target="https://www.geeksforgeeks.org/python/configuring-cors-in-fastapi/" TargetMode="External"/><Relationship Id="rId37" Type="http://schemas.openxmlformats.org/officeDocument/2006/relationships/hyperlink" Target="https://www.geeksforgeeks.org/python/configuring-cors-in-fastapi/" TargetMode="External"/><Relationship Id="rId36" Type="http://schemas.openxmlformats.org/officeDocument/2006/relationships/hyperlink" Target="https://fastapi.tiangolo.com/tutorial/cors/" TargetMode="External"/><Relationship Id="rId39" Type="http://schemas.openxmlformats.org/officeDocument/2006/relationships/hyperlink" Target="https://stackoverflow.com/questions/65635346/how-can-i-enable-cors-in-fastapi" TargetMode="External"/><Relationship Id="rId38" Type="http://schemas.openxmlformats.org/officeDocument/2006/relationships/image" Target="media/image15.png"/><Relationship Id="rId62" Type="http://schemas.openxmlformats.org/officeDocument/2006/relationships/hyperlink" Target="https://telemetr.io/en/channels/1506456800-lyncambodia" TargetMode="External"/><Relationship Id="rId61" Type="http://schemas.openxmlformats.org/officeDocument/2006/relationships/hyperlink" Target="https://ngrok.com/use-cases/webhook-testing" TargetMode="External"/><Relationship Id="rId20" Type="http://schemas.openxmlformats.org/officeDocument/2006/relationships/image" Target="media/image2.png"/><Relationship Id="rId64" Type="http://schemas.openxmlformats.org/officeDocument/2006/relationships/hyperlink" Target="https://teleport.top/" TargetMode="External"/><Relationship Id="rId63" Type="http://schemas.openxmlformats.org/officeDocument/2006/relationships/hyperlink" Target="https://botstore.cc/" TargetMode="External"/><Relationship Id="rId22" Type="http://schemas.openxmlformats.org/officeDocument/2006/relationships/image" Target="media/image8.png"/><Relationship Id="rId66" Type="http://schemas.openxmlformats.org/officeDocument/2006/relationships/hyperlink" Target="https://nextjs.org/docs" TargetMode="External"/><Relationship Id="rId21" Type="http://schemas.openxmlformats.org/officeDocument/2006/relationships/image" Target="media/image6.png"/><Relationship Id="rId65" Type="http://schemas.openxmlformats.org/officeDocument/2006/relationships/hyperlink" Target="https://core.telegram.org/bots" TargetMode="External"/><Relationship Id="rId24" Type="http://schemas.openxmlformats.org/officeDocument/2006/relationships/hyperlink" Target="https://drive.google.com/file/d/1sy1INWjb-6opCoHsTwd5Bv2ILkV7w-RV/view?usp=sharing" TargetMode="External"/><Relationship Id="rId68" Type="http://schemas.openxmlformats.org/officeDocument/2006/relationships/hyperlink" Target="https://fastapi.tiangolo.com/tutorial/security/oauth2-jwt/" TargetMode="External"/><Relationship Id="rId23" Type="http://schemas.openxmlformats.org/officeDocument/2006/relationships/image" Target="media/image1.png"/><Relationship Id="rId67" Type="http://schemas.openxmlformats.org/officeDocument/2006/relationships/hyperlink" Target="https://www.grab.com/my/clearer-and-organised-transactions/" TargetMode="External"/><Relationship Id="rId60" Type="http://schemas.openxmlformats.org/officeDocument/2006/relationships/hyperlink" Target="https://www.mysql.com/products/workbench/" TargetMode="External"/><Relationship Id="rId26" Type="http://schemas.openxmlformats.org/officeDocument/2006/relationships/image" Target="media/image21.png"/><Relationship Id="rId25" Type="http://schemas.openxmlformats.org/officeDocument/2006/relationships/image" Target="media/image3.png"/><Relationship Id="rId69" Type="http://schemas.openxmlformats.org/officeDocument/2006/relationships/hyperlink" Target="https://fastapi.tiangolo.com/tutorial/cors/" TargetMode="External"/><Relationship Id="rId28" Type="http://schemas.openxmlformats.org/officeDocument/2006/relationships/image" Target="media/image22.png"/><Relationship Id="rId27" Type="http://schemas.openxmlformats.org/officeDocument/2006/relationships/image" Target="media/image25.png"/><Relationship Id="rId29" Type="http://schemas.openxmlformats.org/officeDocument/2006/relationships/image" Target="media/image19.png"/><Relationship Id="rId51" Type="http://schemas.openxmlformats.org/officeDocument/2006/relationships/hyperlink" Target="https://uvicorn.dev/concepts/asgi/" TargetMode="External"/><Relationship Id="rId50" Type="http://schemas.openxmlformats.org/officeDocument/2006/relationships/hyperlink" Target="https://fastapi.tiangolo.com/deployment/manually/" TargetMode="External"/><Relationship Id="rId53" Type="http://schemas.openxmlformats.org/officeDocument/2006/relationships/hyperlink" Target="https://nextjs.org/docs/pages/guides/environment-variables" TargetMode="External"/><Relationship Id="rId52" Type="http://schemas.openxmlformats.org/officeDocument/2006/relationships/hyperlink" Target="https://fastapi.tiangolo.com/deployment/manually/" TargetMode="External"/><Relationship Id="rId11" Type="http://schemas.openxmlformats.org/officeDocument/2006/relationships/image" Target="media/image5.png"/><Relationship Id="rId55" Type="http://schemas.openxmlformats.org/officeDocument/2006/relationships/hyperlink" Target="https://telegram.org/" TargetMode="External"/><Relationship Id="rId10" Type="http://schemas.openxmlformats.org/officeDocument/2006/relationships/hyperlink" Target="https://teleport.top/" TargetMode="External"/><Relationship Id="rId54" Type="http://schemas.openxmlformats.org/officeDocument/2006/relationships/image" Target="media/image10.png"/><Relationship Id="rId13" Type="http://schemas.openxmlformats.org/officeDocument/2006/relationships/image" Target="media/image4.png"/><Relationship Id="rId57" Type="http://schemas.openxmlformats.org/officeDocument/2006/relationships/hyperlink" Target="https://www.postman.com/" TargetMode="External"/><Relationship Id="rId12" Type="http://schemas.openxmlformats.org/officeDocument/2006/relationships/image" Target="media/image14.png"/><Relationship Id="rId56" Type="http://schemas.openxmlformats.org/officeDocument/2006/relationships/hyperlink" Target="https://swagger.io/tools/swagger-ui/" TargetMode="External"/><Relationship Id="rId15" Type="http://schemas.openxmlformats.org/officeDocument/2006/relationships/hyperlink" Target="https://drive.google.com/file/d/1z74Uay7YjiUt3XBAJ9r_xyhtwttfowCx/view?usp=sharing" TargetMode="External"/><Relationship Id="rId59" Type="http://schemas.openxmlformats.org/officeDocument/2006/relationships/hyperlink" Target="https://developer.chrome.com/docs/devtools" TargetMode="External"/><Relationship Id="rId14" Type="http://schemas.openxmlformats.org/officeDocument/2006/relationships/image" Target="media/image16.png"/><Relationship Id="rId58" Type="http://schemas.openxmlformats.org/officeDocument/2006/relationships/hyperlink" Target="https://www.pcmag.com/picks/chrome-edge-firefox-opera-or-safari-we-pick-the-best-browser" TargetMode="External"/><Relationship Id="rId17" Type="http://schemas.openxmlformats.org/officeDocument/2006/relationships/image" Target="media/image9.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21ytvpnl79cGgSd/zRArIvwywA==">CgMxLjAaGgoBMBIVChMIBCoPCgtBQUFCeDRkYmNYcxAJGhoKATESFQoTCAQqDwoLQUFBQng0ZGJjWHMQCRoSCgEyEg0KCwgHQgcSBUNhcmRv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